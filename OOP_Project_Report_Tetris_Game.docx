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836B" w14:textId="77777777" w:rsidR="00A43E61" w:rsidRPr="00594351" w:rsidRDefault="00A43E61" w:rsidP="00A43E61">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sz w:val="28"/>
          <w:szCs w:val="28"/>
        </w:rPr>
      </w:pPr>
      <w:r w:rsidRPr="00594351">
        <w:rPr>
          <w:rFonts w:cs="Times New Roman"/>
          <w:sz w:val="28"/>
          <w:szCs w:val="28"/>
        </w:rPr>
        <w:t>TRƯỜNG ĐẠI HỌC SÀI GÒN</w:t>
      </w:r>
    </w:p>
    <w:p w14:paraId="4D2D8699" w14:textId="77777777" w:rsidR="00A43E61" w:rsidRPr="002D16ED" w:rsidRDefault="00A43E61" w:rsidP="00A43E61">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bCs/>
          <w:sz w:val="28"/>
          <w:szCs w:val="28"/>
        </w:rPr>
      </w:pPr>
      <w:r w:rsidRPr="002D16ED">
        <w:rPr>
          <w:rFonts w:cs="Times New Roman"/>
          <w:b/>
          <w:bCs/>
          <w:sz w:val="28"/>
          <w:szCs w:val="28"/>
        </w:rPr>
        <w:t>KHOA CÔNG NGHỆ THÔNG TIN</w:t>
      </w:r>
    </w:p>
    <w:p w14:paraId="6691769E" w14:textId="77777777" w:rsidR="00A43E61" w:rsidRDefault="00A43E61" w:rsidP="00A43E61">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szCs w:val="26"/>
        </w:rPr>
      </w:pPr>
    </w:p>
    <w:p w14:paraId="75807FD6" w14:textId="77777777" w:rsidR="00A43E61" w:rsidRDefault="00A43E61" w:rsidP="00A43E61">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szCs w:val="26"/>
        </w:rPr>
      </w:pPr>
      <w:r>
        <w:rPr>
          <w:noProof/>
        </w:rPr>
        <w:drawing>
          <wp:inline distT="0" distB="0" distL="0" distR="0" wp14:anchorId="6E4D50D5" wp14:editId="2722F789">
            <wp:extent cx="1935094" cy="1945759"/>
            <wp:effectExtent l="0" t="0" r="8255" b="0"/>
            <wp:docPr id="377958814" name="Picture 2"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58814" name="Picture 2" descr="A blue circle with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2698" cy="1973515"/>
                    </a:xfrm>
                    <a:prstGeom prst="rect">
                      <a:avLst/>
                    </a:prstGeom>
                    <a:noFill/>
                    <a:ln>
                      <a:noFill/>
                    </a:ln>
                  </pic:spPr>
                </pic:pic>
              </a:graphicData>
            </a:graphic>
          </wp:inline>
        </w:drawing>
      </w:r>
    </w:p>
    <w:p w14:paraId="5DB518EB" w14:textId="77777777" w:rsidR="00A43E61" w:rsidRPr="00C85042" w:rsidRDefault="00A43E61" w:rsidP="00A43E61">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lang w:val="vi-VN"/>
        </w:rPr>
      </w:pPr>
    </w:p>
    <w:p w14:paraId="0789EA08" w14:textId="5368DD36" w:rsidR="00A43E61" w:rsidRPr="00A43E61" w:rsidRDefault="00A43E61" w:rsidP="00A43E61">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 w:val="28"/>
          <w:szCs w:val="28"/>
          <w:lang w:val="vi-VN"/>
        </w:rPr>
      </w:pPr>
      <w:r>
        <w:rPr>
          <w:rFonts w:cs="Times New Roman"/>
          <w:sz w:val="28"/>
          <w:szCs w:val="28"/>
        </w:rPr>
        <w:t>Báo</w:t>
      </w:r>
      <w:r>
        <w:rPr>
          <w:rFonts w:cs="Times New Roman"/>
          <w:sz w:val="28"/>
          <w:szCs w:val="28"/>
          <w:lang w:val="vi-VN"/>
        </w:rPr>
        <w:t xml:space="preserve"> cáo học phần: Lập trình hướng đối tượng</w:t>
      </w:r>
    </w:p>
    <w:p w14:paraId="50E3F5A5" w14:textId="424914B7" w:rsidR="00A43E61" w:rsidRPr="00A43E61" w:rsidRDefault="00A43E61" w:rsidP="00A43E61">
      <w:pPr>
        <w:pBdr>
          <w:top w:val="thinThickSmallGap" w:sz="24" w:space="1" w:color="auto"/>
          <w:left w:val="thinThickSmallGap" w:sz="24" w:space="4" w:color="auto"/>
          <w:bottom w:val="thickThinSmallGap" w:sz="24" w:space="1" w:color="auto"/>
          <w:right w:val="thickThinSmallGap" w:sz="24" w:space="4" w:color="auto"/>
        </w:pBdr>
        <w:spacing w:before="0" w:after="360"/>
        <w:jc w:val="center"/>
        <w:rPr>
          <w:rFonts w:cs="Times New Roman"/>
          <w:b/>
          <w:bCs/>
          <w:color w:val="FF0000"/>
          <w:sz w:val="72"/>
          <w:szCs w:val="72"/>
          <w:lang w:val="vi-VN"/>
        </w:rPr>
      </w:pPr>
      <w:r w:rsidRPr="00A43E61">
        <w:rPr>
          <w:rFonts w:cs="Times New Roman"/>
          <w:b/>
          <w:bCs/>
          <w:color w:val="FF0000"/>
          <w:sz w:val="72"/>
          <w:szCs w:val="72"/>
        </w:rPr>
        <w:t>Mô</w:t>
      </w:r>
      <w:r w:rsidRPr="00A43E61">
        <w:rPr>
          <w:rFonts w:cs="Times New Roman"/>
          <w:b/>
          <w:bCs/>
          <w:color w:val="FF0000"/>
          <w:sz w:val="72"/>
          <w:szCs w:val="72"/>
          <w:lang w:val="vi-VN"/>
        </w:rPr>
        <w:t xml:space="preserve"> phỏng game Tetris</w:t>
      </w:r>
    </w:p>
    <w:p w14:paraId="25239278" w14:textId="78FB3DC0" w:rsidR="00A43E61" w:rsidRPr="009B077A" w:rsidRDefault="00A43E61" w:rsidP="00A43E61">
      <w:pPr>
        <w:pBdr>
          <w:top w:val="thinThickSmallGap" w:sz="24" w:space="1" w:color="auto"/>
          <w:left w:val="thinThickSmallGap" w:sz="24" w:space="4" w:color="auto"/>
          <w:bottom w:val="thickThinSmallGap" w:sz="24" w:space="1" w:color="auto"/>
          <w:right w:val="thickThinSmallGap" w:sz="24" w:space="4" w:color="auto"/>
        </w:pBdr>
        <w:ind w:firstLine="720"/>
        <w:rPr>
          <w:rFonts w:cs="Times New Roman"/>
          <w:sz w:val="28"/>
          <w:szCs w:val="28"/>
          <w:lang w:val="vi-VN"/>
        </w:rPr>
      </w:pPr>
      <w:r>
        <w:rPr>
          <w:rFonts w:cs="Times New Roman"/>
          <w:sz w:val="28"/>
          <w:szCs w:val="28"/>
          <w:lang w:val="vi-VN"/>
        </w:rPr>
        <w:t xml:space="preserve">                             </w:t>
      </w:r>
      <w:r>
        <w:rPr>
          <w:rFonts w:cs="Times New Roman"/>
          <w:sz w:val="28"/>
          <w:szCs w:val="28"/>
        </w:rPr>
        <w:t>Nhóm</w:t>
      </w:r>
      <w:r>
        <w:rPr>
          <w:rFonts w:cs="Times New Roman"/>
          <w:sz w:val="28"/>
          <w:szCs w:val="28"/>
          <w:lang w:val="vi-VN"/>
        </w:rPr>
        <w:t xml:space="preserve"> s</w:t>
      </w:r>
      <w:r w:rsidRPr="002D157B">
        <w:rPr>
          <w:rFonts w:cs="Times New Roman"/>
          <w:sz w:val="28"/>
          <w:szCs w:val="28"/>
        </w:rPr>
        <w:t>inh viên thực hiện:</w:t>
      </w:r>
      <w:r>
        <w:rPr>
          <w:rFonts w:cs="Times New Roman"/>
          <w:sz w:val="28"/>
          <w:szCs w:val="28"/>
          <w:lang w:val="vi-VN"/>
        </w:rPr>
        <w:t xml:space="preserve"> 05</w:t>
      </w:r>
    </w:p>
    <w:p w14:paraId="60B6C967" w14:textId="41741EF4" w:rsidR="00A43E61" w:rsidRPr="00A43E61" w:rsidRDefault="00A43E61" w:rsidP="00A43E61">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lang w:val="vi-VN"/>
        </w:rPr>
      </w:pPr>
      <w:r>
        <w:rPr>
          <w:rFonts w:cs="Times New Roman"/>
          <w:sz w:val="28"/>
          <w:szCs w:val="28"/>
        </w:rPr>
        <w:tab/>
      </w:r>
      <w:r>
        <w:rPr>
          <w:rFonts w:cs="Times New Roman"/>
          <w:sz w:val="28"/>
          <w:szCs w:val="28"/>
        </w:rPr>
        <w:tab/>
      </w:r>
      <w:r>
        <w:rPr>
          <w:rFonts w:cs="Times New Roman"/>
          <w:sz w:val="28"/>
          <w:szCs w:val="28"/>
          <w:lang w:val="vi-VN"/>
        </w:rPr>
        <w:t xml:space="preserve">                   </w:t>
      </w:r>
      <w:r w:rsidRPr="002D157B">
        <w:rPr>
          <w:rFonts w:cs="Times New Roman"/>
          <w:sz w:val="28"/>
          <w:szCs w:val="28"/>
        </w:rPr>
        <w:t xml:space="preserve">Giảng viên hướng dẫn: </w:t>
      </w:r>
      <w:r>
        <w:rPr>
          <w:rFonts w:cs="Times New Roman"/>
          <w:sz w:val="28"/>
          <w:szCs w:val="28"/>
        </w:rPr>
        <w:t>MSc. Nguyễn</w:t>
      </w:r>
      <w:r>
        <w:rPr>
          <w:rFonts w:cs="Times New Roman"/>
          <w:sz w:val="28"/>
          <w:szCs w:val="28"/>
          <w:lang w:val="vi-VN"/>
        </w:rPr>
        <w:t xml:space="preserve"> Minh Hải</w:t>
      </w:r>
    </w:p>
    <w:p w14:paraId="5F595D04" w14:textId="77777777" w:rsidR="00A43E61" w:rsidRDefault="00A43E61" w:rsidP="00A43E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0252522D" w14:textId="77777777" w:rsidR="00A43E61" w:rsidRDefault="00A43E61" w:rsidP="00A43E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2B273528" w14:textId="77777777" w:rsidR="00A43E61" w:rsidRDefault="00A43E61" w:rsidP="00A43E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1A2F0AD7" w14:textId="77777777" w:rsidR="00A43E61" w:rsidRPr="00C85042" w:rsidRDefault="00A43E61" w:rsidP="00A43E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6581D4F8" w14:textId="77777777" w:rsidR="00A43E61" w:rsidRPr="00C85042" w:rsidRDefault="00A43E61" w:rsidP="00A43E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40D4278E" w14:textId="77777777" w:rsidR="00A43E61" w:rsidRDefault="00A43E61" w:rsidP="00A43E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4C6FC01" w14:textId="20BE9007" w:rsidR="00807B8B" w:rsidRPr="00807B8B" w:rsidRDefault="00A43E61" w:rsidP="00807B8B">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sz w:val="28"/>
          <w:szCs w:val="28"/>
          <w:lang w:val="vi-VN"/>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Pr>
          <w:rFonts w:cs="Times New Roman"/>
          <w:sz w:val="28"/>
          <w:szCs w:val="28"/>
        </w:rPr>
        <w:t xml:space="preserve">11 năm </w:t>
      </w:r>
      <w:r w:rsidR="00807B8B">
        <w:rPr>
          <w:rFonts w:cs="Times New Roman"/>
          <w:sz w:val="28"/>
          <w:szCs w:val="28"/>
        </w:rPr>
        <w:t>2025</w:t>
      </w:r>
    </w:p>
    <w:p w14:paraId="3FAEA8B0" w14:textId="77777777" w:rsidR="00807B8B" w:rsidRDefault="00807B8B" w:rsidP="00807B8B">
      <w:pPr>
        <w:pStyle w:val="Heading10"/>
        <w:rPr>
          <w:lang w:val="vi-VN"/>
        </w:rPr>
      </w:pPr>
    </w:p>
    <w:p w14:paraId="7588131B" w14:textId="77777777" w:rsidR="00316DA5" w:rsidRDefault="00316DA5" w:rsidP="00807B8B">
      <w:pPr>
        <w:pStyle w:val="Heading10"/>
        <w:rPr>
          <w:lang w:val="vi-VN"/>
        </w:rPr>
      </w:pPr>
    </w:p>
    <w:p w14:paraId="60078CBD" w14:textId="77777777" w:rsidR="00316DA5" w:rsidRDefault="00316DA5" w:rsidP="00807B8B">
      <w:pPr>
        <w:pStyle w:val="Heading10"/>
        <w:rPr>
          <w:lang w:val="vi-VN"/>
        </w:rPr>
      </w:pPr>
    </w:p>
    <w:p w14:paraId="04167D58" w14:textId="77777777" w:rsidR="00316DA5" w:rsidRDefault="00316DA5" w:rsidP="00807B8B">
      <w:pPr>
        <w:pStyle w:val="Heading10"/>
        <w:rPr>
          <w:lang w:val="vi-VN"/>
        </w:rPr>
      </w:pPr>
    </w:p>
    <w:p w14:paraId="5DACE8A5" w14:textId="77777777" w:rsidR="00316DA5" w:rsidRDefault="00316DA5" w:rsidP="00807B8B">
      <w:pPr>
        <w:pStyle w:val="Heading10"/>
        <w:rPr>
          <w:lang w:val="vi-VN"/>
        </w:rPr>
      </w:pPr>
    </w:p>
    <w:p w14:paraId="5B2E30FA" w14:textId="77777777" w:rsidR="00316DA5" w:rsidRDefault="00316DA5" w:rsidP="00807B8B">
      <w:pPr>
        <w:pStyle w:val="Heading10"/>
        <w:rPr>
          <w:lang w:val="vi-VN"/>
        </w:rPr>
      </w:pPr>
    </w:p>
    <w:p w14:paraId="77B885C4" w14:textId="77777777" w:rsidR="00316DA5" w:rsidRDefault="00316DA5" w:rsidP="00807B8B">
      <w:pPr>
        <w:pStyle w:val="Heading10"/>
        <w:rPr>
          <w:lang w:val="vi-VN"/>
        </w:rPr>
      </w:pPr>
    </w:p>
    <w:p w14:paraId="38A0D80C" w14:textId="77777777" w:rsidR="00316DA5" w:rsidRDefault="00316DA5" w:rsidP="00807B8B">
      <w:pPr>
        <w:pStyle w:val="Heading10"/>
        <w:rPr>
          <w:lang w:val="vi-VN"/>
        </w:rPr>
      </w:pPr>
    </w:p>
    <w:p w14:paraId="7781F694" w14:textId="77777777" w:rsidR="00316DA5" w:rsidRDefault="00316DA5" w:rsidP="00807B8B">
      <w:pPr>
        <w:pStyle w:val="Heading10"/>
        <w:rPr>
          <w:lang w:val="vi-VN"/>
        </w:rPr>
      </w:pPr>
    </w:p>
    <w:p w14:paraId="00BFC150" w14:textId="77777777" w:rsidR="00316DA5" w:rsidRDefault="00316DA5" w:rsidP="00807B8B">
      <w:pPr>
        <w:pStyle w:val="Heading10"/>
        <w:rPr>
          <w:lang w:val="vi-VN"/>
        </w:rPr>
      </w:pPr>
    </w:p>
    <w:p w14:paraId="41A17733" w14:textId="77777777" w:rsidR="00316DA5" w:rsidRDefault="00316DA5" w:rsidP="00807B8B">
      <w:pPr>
        <w:pStyle w:val="Heading10"/>
        <w:rPr>
          <w:lang w:val="vi-VN"/>
        </w:rPr>
      </w:pPr>
    </w:p>
    <w:p w14:paraId="7F303BDB" w14:textId="77777777" w:rsidR="00316DA5" w:rsidRDefault="00316DA5" w:rsidP="00807B8B">
      <w:pPr>
        <w:pStyle w:val="Heading10"/>
        <w:rPr>
          <w:lang w:val="vi-VN"/>
        </w:rPr>
      </w:pPr>
    </w:p>
    <w:p w14:paraId="43EF19D9" w14:textId="77777777" w:rsidR="00316DA5" w:rsidRDefault="00316DA5" w:rsidP="00807B8B">
      <w:pPr>
        <w:pStyle w:val="Heading10"/>
        <w:rPr>
          <w:lang w:val="vi-VN"/>
        </w:rPr>
      </w:pPr>
    </w:p>
    <w:p w14:paraId="2A8A4E97" w14:textId="77777777" w:rsidR="00316DA5" w:rsidRPr="00594351" w:rsidRDefault="00316DA5" w:rsidP="00316DA5">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sz w:val="28"/>
          <w:szCs w:val="28"/>
        </w:rPr>
      </w:pPr>
      <w:r w:rsidRPr="00594351">
        <w:rPr>
          <w:rFonts w:cs="Times New Roman"/>
          <w:sz w:val="28"/>
          <w:szCs w:val="28"/>
        </w:rPr>
        <w:lastRenderedPageBreak/>
        <w:t>TRƯỜNG ĐẠI HỌC SÀI GÒN</w:t>
      </w:r>
    </w:p>
    <w:p w14:paraId="16F5CADA" w14:textId="77777777" w:rsidR="00316DA5" w:rsidRPr="002D16ED" w:rsidRDefault="00316DA5" w:rsidP="00316DA5">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bCs/>
          <w:sz w:val="28"/>
          <w:szCs w:val="28"/>
        </w:rPr>
      </w:pPr>
      <w:r w:rsidRPr="002D16ED">
        <w:rPr>
          <w:rFonts w:cs="Times New Roman"/>
          <w:b/>
          <w:bCs/>
          <w:sz w:val="28"/>
          <w:szCs w:val="28"/>
        </w:rPr>
        <w:t>KHOA CÔNG NGHỆ THÔNG TIN</w:t>
      </w:r>
    </w:p>
    <w:p w14:paraId="6E73D86C" w14:textId="77777777"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szCs w:val="26"/>
        </w:rPr>
      </w:pPr>
    </w:p>
    <w:p w14:paraId="6D428F28" w14:textId="77777777"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szCs w:val="26"/>
        </w:rPr>
      </w:pPr>
      <w:r>
        <w:rPr>
          <w:noProof/>
        </w:rPr>
        <w:drawing>
          <wp:inline distT="0" distB="0" distL="0" distR="0" wp14:anchorId="50231594" wp14:editId="6CFFAD66">
            <wp:extent cx="1935094" cy="1945759"/>
            <wp:effectExtent l="0" t="0" r="8255" b="0"/>
            <wp:docPr id="201959380" name="Picture 2"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58814" name="Picture 2" descr="A blue circle with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2698" cy="1973515"/>
                    </a:xfrm>
                    <a:prstGeom prst="rect">
                      <a:avLst/>
                    </a:prstGeom>
                    <a:noFill/>
                    <a:ln>
                      <a:noFill/>
                    </a:ln>
                  </pic:spPr>
                </pic:pic>
              </a:graphicData>
            </a:graphic>
          </wp:inline>
        </w:drawing>
      </w:r>
    </w:p>
    <w:p w14:paraId="2D7AEF56" w14:textId="77777777" w:rsidR="00316DA5" w:rsidRPr="00C85042" w:rsidRDefault="00316DA5" w:rsidP="00316DA5">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lang w:val="vi-VN"/>
        </w:rPr>
      </w:pPr>
    </w:p>
    <w:p w14:paraId="603C8F2E" w14:textId="77777777" w:rsidR="00316DA5" w:rsidRPr="00A43E61" w:rsidRDefault="00316DA5" w:rsidP="00316DA5">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 w:val="28"/>
          <w:szCs w:val="28"/>
          <w:lang w:val="vi-VN"/>
        </w:rPr>
      </w:pPr>
      <w:r>
        <w:rPr>
          <w:rFonts w:cs="Times New Roman"/>
          <w:sz w:val="28"/>
          <w:szCs w:val="28"/>
        </w:rPr>
        <w:t>Báo</w:t>
      </w:r>
      <w:r>
        <w:rPr>
          <w:rFonts w:cs="Times New Roman"/>
          <w:sz w:val="28"/>
          <w:szCs w:val="28"/>
          <w:lang w:val="vi-VN"/>
        </w:rPr>
        <w:t xml:space="preserve"> cáo học phần: Lập trình hướng đối tượng</w:t>
      </w:r>
    </w:p>
    <w:p w14:paraId="0E4DC8DB" w14:textId="77777777" w:rsidR="00316DA5" w:rsidRPr="00A43E61" w:rsidRDefault="00316DA5" w:rsidP="00316DA5">
      <w:pPr>
        <w:pBdr>
          <w:top w:val="thinThickSmallGap" w:sz="24" w:space="1" w:color="auto"/>
          <w:left w:val="thinThickSmallGap" w:sz="24" w:space="4" w:color="auto"/>
          <w:bottom w:val="thickThinSmallGap" w:sz="24" w:space="1" w:color="auto"/>
          <w:right w:val="thickThinSmallGap" w:sz="24" w:space="4" w:color="auto"/>
        </w:pBdr>
        <w:spacing w:before="0" w:after="360"/>
        <w:jc w:val="center"/>
        <w:rPr>
          <w:rFonts w:cs="Times New Roman"/>
          <w:b/>
          <w:bCs/>
          <w:color w:val="FF0000"/>
          <w:sz w:val="72"/>
          <w:szCs w:val="72"/>
          <w:lang w:val="vi-VN"/>
        </w:rPr>
      </w:pPr>
      <w:r w:rsidRPr="00A43E61">
        <w:rPr>
          <w:rFonts w:cs="Times New Roman"/>
          <w:b/>
          <w:bCs/>
          <w:color w:val="FF0000"/>
          <w:sz w:val="72"/>
          <w:szCs w:val="72"/>
        </w:rPr>
        <w:t>Mô</w:t>
      </w:r>
      <w:r w:rsidRPr="00A43E61">
        <w:rPr>
          <w:rFonts w:cs="Times New Roman"/>
          <w:b/>
          <w:bCs/>
          <w:color w:val="FF0000"/>
          <w:sz w:val="72"/>
          <w:szCs w:val="72"/>
          <w:lang w:val="vi-VN"/>
        </w:rPr>
        <w:t xml:space="preserve"> phỏng game Tetris</w:t>
      </w:r>
    </w:p>
    <w:p w14:paraId="4DB7A191" w14:textId="56B1D644"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ind w:firstLine="720"/>
        <w:rPr>
          <w:rFonts w:cs="Times New Roman"/>
          <w:sz w:val="28"/>
          <w:szCs w:val="28"/>
          <w:lang w:val="vi-VN"/>
        </w:rPr>
      </w:pPr>
      <w:r>
        <w:rPr>
          <w:rFonts w:cs="Times New Roman"/>
          <w:sz w:val="28"/>
          <w:szCs w:val="28"/>
          <w:lang w:val="vi-VN"/>
        </w:rPr>
        <w:t xml:space="preserve">                             Thành viên: Nguyễn Mai Nam</w:t>
      </w:r>
      <w:r>
        <w:rPr>
          <w:rFonts w:cs="Times New Roman"/>
          <w:sz w:val="28"/>
          <w:szCs w:val="28"/>
          <w:lang w:val="vi-VN"/>
        </w:rPr>
        <w:tab/>
        <w:t>-</w:t>
      </w:r>
      <w:r>
        <w:rPr>
          <w:rFonts w:cs="Times New Roman"/>
          <w:sz w:val="28"/>
          <w:szCs w:val="28"/>
          <w:lang w:val="vi-VN"/>
        </w:rPr>
        <w:tab/>
        <w:t>3124411173</w:t>
      </w:r>
    </w:p>
    <w:p w14:paraId="3FC13747" w14:textId="606B6274"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ind w:firstLine="720"/>
        <w:rPr>
          <w:rFonts w:cs="Times New Roman"/>
          <w:szCs w:val="26"/>
          <w:lang w:val="vi-VN"/>
        </w:rPr>
      </w:pP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t xml:space="preserve">         Lê Phú Hiếu</w:t>
      </w:r>
      <w:r>
        <w:rPr>
          <w:rFonts w:cs="Times New Roman"/>
          <w:szCs w:val="26"/>
          <w:lang w:val="vi-VN"/>
        </w:rPr>
        <w:tab/>
      </w:r>
      <w:r>
        <w:rPr>
          <w:rFonts w:cs="Times New Roman"/>
          <w:szCs w:val="26"/>
          <w:lang w:val="vi-VN"/>
        </w:rPr>
        <w:tab/>
        <w:t>-</w:t>
      </w:r>
      <w:r>
        <w:rPr>
          <w:rFonts w:cs="Times New Roman"/>
          <w:szCs w:val="26"/>
          <w:lang w:val="vi-VN"/>
        </w:rPr>
        <w:tab/>
        <w:t>3124411090</w:t>
      </w:r>
    </w:p>
    <w:p w14:paraId="11EF796F" w14:textId="4DC4231A"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ind w:firstLine="720"/>
        <w:rPr>
          <w:rFonts w:cs="Times New Roman"/>
          <w:szCs w:val="26"/>
          <w:lang w:val="vi-VN"/>
        </w:rPr>
      </w:pP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t xml:space="preserve">         Hoàng Phú Thịnh</w:t>
      </w:r>
      <w:r>
        <w:rPr>
          <w:rFonts w:cs="Times New Roman"/>
          <w:szCs w:val="26"/>
          <w:lang w:val="vi-VN"/>
        </w:rPr>
        <w:tab/>
        <w:t>-</w:t>
      </w:r>
      <w:r>
        <w:rPr>
          <w:rFonts w:cs="Times New Roman"/>
          <w:szCs w:val="26"/>
          <w:lang w:val="vi-VN"/>
        </w:rPr>
        <w:tab/>
        <w:t>3124411291</w:t>
      </w:r>
    </w:p>
    <w:p w14:paraId="18BE2872" w14:textId="22A8DAF2"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ind w:firstLine="720"/>
        <w:rPr>
          <w:rFonts w:cs="Times New Roman"/>
          <w:szCs w:val="26"/>
          <w:lang w:val="vi-VN"/>
        </w:rPr>
      </w:pPr>
      <w:r>
        <w:rPr>
          <w:rFonts w:cs="Times New Roman"/>
          <w:szCs w:val="26"/>
          <w:lang w:val="vi-VN"/>
        </w:rPr>
        <w:tab/>
      </w:r>
      <w:r>
        <w:rPr>
          <w:rFonts w:cs="Times New Roman"/>
          <w:szCs w:val="26"/>
          <w:lang w:val="vi-VN"/>
        </w:rPr>
        <w:tab/>
      </w:r>
      <w:r>
        <w:rPr>
          <w:rFonts w:cs="Times New Roman"/>
          <w:szCs w:val="26"/>
          <w:lang w:val="vi-VN"/>
        </w:rPr>
        <w:tab/>
      </w:r>
      <w:r>
        <w:rPr>
          <w:rFonts w:cs="Times New Roman"/>
          <w:szCs w:val="26"/>
          <w:lang w:val="vi-VN"/>
        </w:rPr>
        <w:tab/>
        <w:t xml:space="preserve">         Nguyễn Ngọc Tú</w:t>
      </w:r>
      <w:r>
        <w:rPr>
          <w:rFonts w:cs="Times New Roman"/>
          <w:szCs w:val="26"/>
          <w:lang w:val="vi-VN"/>
        </w:rPr>
        <w:tab/>
        <w:t>-</w:t>
      </w:r>
      <w:r>
        <w:rPr>
          <w:rFonts w:cs="Times New Roman"/>
          <w:szCs w:val="26"/>
          <w:lang w:val="vi-VN"/>
        </w:rPr>
        <w:tab/>
        <w:t>3124411332</w:t>
      </w:r>
    </w:p>
    <w:p w14:paraId="52225F0D" w14:textId="77777777" w:rsidR="00316DA5" w:rsidRPr="00C85042" w:rsidRDefault="00316DA5" w:rsidP="00316DA5">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0BA55410" w14:textId="77777777"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5F559526" w14:textId="77777777"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65F08506" w14:textId="77777777" w:rsidR="00316DA5" w:rsidRPr="00C85042" w:rsidRDefault="00316DA5" w:rsidP="00316DA5">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60969139" w14:textId="77777777" w:rsidR="00316DA5" w:rsidRDefault="00316DA5" w:rsidP="00316DA5">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0B4E2661" w14:textId="77777777" w:rsidR="00316DA5" w:rsidRPr="00807B8B" w:rsidRDefault="00316DA5" w:rsidP="00316DA5">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sz w:val="28"/>
          <w:szCs w:val="28"/>
          <w:lang w:val="vi-VN"/>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Pr>
          <w:rFonts w:cs="Times New Roman"/>
          <w:sz w:val="28"/>
          <w:szCs w:val="28"/>
        </w:rPr>
        <w:t>11 năm 2025</w:t>
      </w:r>
    </w:p>
    <w:p w14:paraId="246B7690" w14:textId="77777777" w:rsidR="00316DA5" w:rsidRDefault="00316DA5" w:rsidP="00807B8B">
      <w:pPr>
        <w:pStyle w:val="Heading10"/>
        <w:rPr>
          <w:lang w:val="vi-VN"/>
        </w:rPr>
        <w:sectPr w:rsidR="00316DA5" w:rsidSect="00807B8B">
          <w:footerReference w:type="default" r:id="rId9"/>
          <w:pgSz w:w="11906" w:h="16838" w:code="9"/>
          <w:pgMar w:top="1440" w:right="1440" w:bottom="1440" w:left="1440" w:header="720" w:footer="720" w:gutter="0"/>
          <w:cols w:space="720"/>
          <w:docGrid w:linePitch="360"/>
        </w:sectPr>
      </w:pPr>
    </w:p>
    <w:p w14:paraId="30A60726" w14:textId="15A80EBF" w:rsidR="000315E9" w:rsidRDefault="000315E9" w:rsidP="00807B8B">
      <w:pPr>
        <w:pStyle w:val="Heading10"/>
        <w:rPr>
          <w:lang w:val="vi-VN"/>
        </w:rPr>
      </w:pPr>
      <w:bookmarkStart w:id="0" w:name="_Toc213909983"/>
      <w:r>
        <w:rPr>
          <w:lang w:val="vi-VN"/>
        </w:rPr>
        <w:lastRenderedPageBreak/>
        <w:t>Lời cam đoan</w:t>
      </w:r>
      <w:bookmarkEnd w:id="0"/>
    </w:p>
    <w:p w14:paraId="47E97C43" w14:textId="77777777" w:rsidR="000315E9" w:rsidRPr="000315E9" w:rsidRDefault="000315E9" w:rsidP="000315E9">
      <w:pPr>
        <w:ind w:firstLine="720"/>
      </w:pPr>
      <w:r w:rsidRPr="000315E9">
        <w:t>Chúng em xin cam đoan rằng tiểu luận môn Lập trình hướng đối tượng (OOP) với chủ đề “Thiết kế game Tetris” là sản phẩm nghiên cứu và thực hiện của toàn bộ thành viên trong nhóm. Toàn bộ nội dung, ý tưởng, thiết kế lớp (classes), mô hình quan hệ đối tượng, thuật toán xử lý va chạm, logic rơi khối, và các tài liệu minh họa trong tiểu luận đều do chúng em thảo luận, triển khai và kiểm nghiệm kỹ lưỡng.</w:t>
      </w:r>
    </w:p>
    <w:p w14:paraId="6350EB02" w14:textId="77777777" w:rsidR="000315E9" w:rsidRPr="000315E9" w:rsidRDefault="000315E9" w:rsidP="000315E9">
      <w:pPr>
        <w:ind w:firstLine="720"/>
      </w:pPr>
      <w:r w:rsidRPr="000315E9">
        <w:t>Chúng em đã tham khảo, trích dẫn đầy đủ các nguồn tài liệu, bài báo, và tài nguyên lập trình đáng tin cậy để đảm bảo tính chính xác và khoa học cho các phần: phân tích yêu cầu, thiết kế UML (class diagrams, sequence diagrams), cài đặt các lớp chính (Block, Board, GameController, Renderer...), quản lý trạng thái trò chơi, và xử lý sự kiện người dùng. Mọi nguồn tham khảo đều được ghi rõ trong phần tài liệu tham khảo.</w:t>
      </w:r>
    </w:p>
    <w:p w14:paraId="32548F4F" w14:textId="77777777" w:rsidR="000315E9" w:rsidRPr="000315E9" w:rsidRDefault="000315E9" w:rsidP="000315E9">
      <w:pPr>
        <w:ind w:firstLine="720"/>
      </w:pPr>
      <w:r w:rsidRPr="000315E9">
        <w:t>Chúng em nhận thức rõ trách nhiệm về nội dung tiểu luận; nếu có sai sót hoặc thiếu sót trong quá trình thực hiện, nhóm sẽ chủ động rà soát và chỉnh sửa. Hy vọng tiểu luận này sẽ góp phần làm rõ các khái niệm OOP trong bối cảnh thiết kế trò chơi, đồng thời cung cấp một hướng tiếp cận thực tế và có thể mở rộng cho việc phát triển game Tetris.</w:t>
      </w:r>
    </w:p>
    <w:p w14:paraId="63349CB0" w14:textId="77777777" w:rsidR="000315E9" w:rsidRDefault="000315E9" w:rsidP="008930E6">
      <w:pPr>
        <w:pStyle w:val="Heading10"/>
        <w:jc w:val="both"/>
        <w:rPr>
          <w:lang w:val="vi-VN"/>
        </w:rPr>
      </w:pPr>
    </w:p>
    <w:p w14:paraId="1FC9B305" w14:textId="77777777" w:rsidR="00316DA5" w:rsidRDefault="00316DA5" w:rsidP="008930E6">
      <w:pPr>
        <w:pStyle w:val="Heading10"/>
        <w:jc w:val="both"/>
        <w:rPr>
          <w:lang w:val="vi-VN"/>
        </w:rPr>
      </w:pPr>
    </w:p>
    <w:p w14:paraId="5EC724E9" w14:textId="77777777" w:rsidR="00316DA5" w:rsidRDefault="00316DA5" w:rsidP="008930E6">
      <w:pPr>
        <w:pStyle w:val="Heading10"/>
        <w:jc w:val="both"/>
        <w:rPr>
          <w:lang w:val="vi-VN"/>
        </w:rPr>
      </w:pPr>
    </w:p>
    <w:p w14:paraId="6B046D55" w14:textId="77777777" w:rsidR="000315E9" w:rsidRDefault="000315E9" w:rsidP="00807B8B">
      <w:pPr>
        <w:pStyle w:val="Heading10"/>
        <w:rPr>
          <w:lang w:val="vi-VN"/>
        </w:rPr>
      </w:pPr>
    </w:p>
    <w:p w14:paraId="616A8C65" w14:textId="77777777" w:rsidR="000315E9" w:rsidRDefault="000315E9" w:rsidP="00807B8B">
      <w:pPr>
        <w:pStyle w:val="Heading10"/>
        <w:rPr>
          <w:lang w:val="vi-VN"/>
        </w:rPr>
      </w:pPr>
    </w:p>
    <w:p w14:paraId="11C1620E" w14:textId="23E348BF" w:rsidR="004C585D" w:rsidRDefault="000315E9" w:rsidP="00807B8B">
      <w:pPr>
        <w:pStyle w:val="Heading10"/>
        <w:rPr>
          <w:lang w:val="vi-VN"/>
        </w:rPr>
      </w:pPr>
      <w:bookmarkStart w:id="1" w:name="_Toc213909984"/>
      <w:r>
        <w:rPr>
          <w:lang w:val="vi-VN"/>
        </w:rPr>
        <w:lastRenderedPageBreak/>
        <w:t>Mục lục</w:t>
      </w:r>
      <w:bookmarkEnd w:id="1"/>
    </w:p>
    <w:p w14:paraId="0FA9ECDB" w14:textId="7CFD3CA0" w:rsidR="0036548D" w:rsidRDefault="004C585D">
      <w:pPr>
        <w:pStyle w:val="TOC1"/>
        <w:tabs>
          <w:tab w:val="right" w:leader="dot" w:pos="9016"/>
        </w:tabs>
        <w:rPr>
          <w:rFonts w:asciiTheme="minorHAnsi" w:eastAsiaTheme="minorEastAsia" w:hAnsiTheme="minorHAnsi"/>
          <w:noProof/>
          <w:sz w:val="24"/>
          <w:szCs w:val="24"/>
        </w:rPr>
      </w:pPr>
      <w:r>
        <w:rPr>
          <w:lang w:val="vi-VN"/>
        </w:rPr>
        <w:fldChar w:fldCharType="begin"/>
      </w:r>
      <w:r>
        <w:rPr>
          <w:lang w:val="vi-VN"/>
        </w:rPr>
        <w:instrText xml:space="preserve"> TOC \o "1-4" \h \z \u </w:instrText>
      </w:r>
      <w:r>
        <w:rPr>
          <w:lang w:val="vi-VN"/>
        </w:rPr>
        <w:fldChar w:fldCharType="separate"/>
      </w:r>
      <w:hyperlink w:anchor="_Toc213909983" w:history="1">
        <w:r w:rsidR="0036548D" w:rsidRPr="0018332A">
          <w:rPr>
            <w:rStyle w:val="Hyperlink"/>
            <w:noProof/>
            <w:lang w:val="vi-VN"/>
          </w:rPr>
          <w:t>Lời cam đoan</w:t>
        </w:r>
        <w:r w:rsidR="0036548D">
          <w:rPr>
            <w:noProof/>
            <w:webHidden/>
          </w:rPr>
          <w:tab/>
        </w:r>
        <w:r w:rsidR="0036548D">
          <w:rPr>
            <w:noProof/>
            <w:webHidden/>
          </w:rPr>
          <w:fldChar w:fldCharType="begin"/>
        </w:r>
        <w:r w:rsidR="0036548D">
          <w:rPr>
            <w:noProof/>
            <w:webHidden/>
          </w:rPr>
          <w:instrText xml:space="preserve"> PAGEREF _Toc213909983 \h </w:instrText>
        </w:r>
        <w:r w:rsidR="0036548D">
          <w:rPr>
            <w:noProof/>
            <w:webHidden/>
          </w:rPr>
        </w:r>
        <w:r w:rsidR="0036548D">
          <w:rPr>
            <w:noProof/>
            <w:webHidden/>
          </w:rPr>
          <w:fldChar w:fldCharType="separate"/>
        </w:r>
        <w:r w:rsidR="0036548D">
          <w:rPr>
            <w:noProof/>
            <w:webHidden/>
          </w:rPr>
          <w:t>i</w:t>
        </w:r>
        <w:r w:rsidR="0036548D">
          <w:rPr>
            <w:noProof/>
            <w:webHidden/>
          </w:rPr>
          <w:fldChar w:fldCharType="end"/>
        </w:r>
      </w:hyperlink>
    </w:p>
    <w:p w14:paraId="04F04682" w14:textId="509C1813" w:rsidR="0036548D" w:rsidRDefault="0036548D">
      <w:pPr>
        <w:pStyle w:val="TOC1"/>
        <w:tabs>
          <w:tab w:val="right" w:leader="dot" w:pos="9016"/>
        </w:tabs>
        <w:rPr>
          <w:rFonts w:asciiTheme="minorHAnsi" w:eastAsiaTheme="minorEastAsia" w:hAnsiTheme="minorHAnsi"/>
          <w:noProof/>
          <w:sz w:val="24"/>
          <w:szCs w:val="24"/>
        </w:rPr>
      </w:pPr>
      <w:hyperlink w:anchor="_Toc213909984" w:history="1">
        <w:r w:rsidRPr="0018332A">
          <w:rPr>
            <w:rStyle w:val="Hyperlink"/>
            <w:noProof/>
            <w:lang w:val="vi-VN"/>
          </w:rPr>
          <w:t>Mục lục</w:t>
        </w:r>
        <w:r>
          <w:rPr>
            <w:noProof/>
            <w:webHidden/>
          </w:rPr>
          <w:tab/>
        </w:r>
        <w:r>
          <w:rPr>
            <w:noProof/>
            <w:webHidden/>
          </w:rPr>
          <w:fldChar w:fldCharType="begin"/>
        </w:r>
        <w:r>
          <w:rPr>
            <w:noProof/>
            <w:webHidden/>
          </w:rPr>
          <w:instrText xml:space="preserve"> PAGEREF _Toc213909984 \h </w:instrText>
        </w:r>
        <w:r>
          <w:rPr>
            <w:noProof/>
            <w:webHidden/>
          </w:rPr>
        </w:r>
        <w:r>
          <w:rPr>
            <w:noProof/>
            <w:webHidden/>
          </w:rPr>
          <w:fldChar w:fldCharType="separate"/>
        </w:r>
        <w:r>
          <w:rPr>
            <w:noProof/>
            <w:webHidden/>
          </w:rPr>
          <w:t>ii</w:t>
        </w:r>
        <w:r>
          <w:rPr>
            <w:noProof/>
            <w:webHidden/>
          </w:rPr>
          <w:fldChar w:fldCharType="end"/>
        </w:r>
      </w:hyperlink>
    </w:p>
    <w:p w14:paraId="10CD9E81" w14:textId="32AFC24B" w:rsidR="0036548D" w:rsidRDefault="0036548D">
      <w:pPr>
        <w:pStyle w:val="TOC1"/>
        <w:tabs>
          <w:tab w:val="right" w:leader="dot" w:pos="9016"/>
        </w:tabs>
        <w:rPr>
          <w:rFonts w:asciiTheme="minorHAnsi" w:eastAsiaTheme="minorEastAsia" w:hAnsiTheme="minorHAnsi"/>
          <w:noProof/>
          <w:sz w:val="24"/>
          <w:szCs w:val="24"/>
        </w:rPr>
      </w:pPr>
      <w:hyperlink w:anchor="_Toc213909985" w:history="1">
        <w:r w:rsidRPr="0018332A">
          <w:rPr>
            <w:rStyle w:val="Hyperlink"/>
            <w:noProof/>
            <w:lang w:val="vi-VN"/>
          </w:rPr>
          <w:t>Danh mục các bảng</w:t>
        </w:r>
        <w:r>
          <w:rPr>
            <w:noProof/>
            <w:webHidden/>
          </w:rPr>
          <w:tab/>
        </w:r>
        <w:r>
          <w:rPr>
            <w:noProof/>
            <w:webHidden/>
          </w:rPr>
          <w:fldChar w:fldCharType="begin"/>
        </w:r>
        <w:r>
          <w:rPr>
            <w:noProof/>
            <w:webHidden/>
          </w:rPr>
          <w:instrText xml:space="preserve"> PAGEREF _Toc213909985 \h </w:instrText>
        </w:r>
        <w:r>
          <w:rPr>
            <w:noProof/>
            <w:webHidden/>
          </w:rPr>
        </w:r>
        <w:r>
          <w:rPr>
            <w:noProof/>
            <w:webHidden/>
          </w:rPr>
          <w:fldChar w:fldCharType="separate"/>
        </w:r>
        <w:r>
          <w:rPr>
            <w:noProof/>
            <w:webHidden/>
          </w:rPr>
          <w:t>v</w:t>
        </w:r>
        <w:r>
          <w:rPr>
            <w:noProof/>
            <w:webHidden/>
          </w:rPr>
          <w:fldChar w:fldCharType="end"/>
        </w:r>
      </w:hyperlink>
    </w:p>
    <w:p w14:paraId="3B4673F6" w14:textId="52096F73" w:rsidR="0036548D" w:rsidRDefault="0036548D">
      <w:pPr>
        <w:pStyle w:val="TOC1"/>
        <w:tabs>
          <w:tab w:val="right" w:leader="dot" w:pos="9016"/>
        </w:tabs>
        <w:rPr>
          <w:rFonts w:asciiTheme="minorHAnsi" w:eastAsiaTheme="minorEastAsia" w:hAnsiTheme="minorHAnsi"/>
          <w:noProof/>
          <w:sz w:val="24"/>
          <w:szCs w:val="24"/>
        </w:rPr>
      </w:pPr>
      <w:hyperlink w:anchor="_Toc213909986" w:history="1">
        <w:r w:rsidRPr="0018332A">
          <w:rPr>
            <w:rStyle w:val="Hyperlink"/>
            <w:noProof/>
            <w:lang w:val="vi-VN"/>
          </w:rPr>
          <w:t>Danh mục các hình</w:t>
        </w:r>
        <w:r>
          <w:rPr>
            <w:noProof/>
            <w:webHidden/>
          </w:rPr>
          <w:tab/>
        </w:r>
        <w:r>
          <w:rPr>
            <w:noProof/>
            <w:webHidden/>
          </w:rPr>
          <w:fldChar w:fldCharType="begin"/>
        </w:r>
        <w:r>
          <w:rPr>
            <w:noProof/>
            <w:webHidden/>
          </w:rPr>
          <w:instrText xml:space="preserve"> PAGEREF _Toc213909986 \h </w:instrText>
        </w:r>
        <w:r>
          <w:rPr>
            <w:noProof/>
            <w:webHidden/>
          </w:rPr>
        </w:r>
        <w:r>
          <w:rPr>
            <w:noProof/>
            <w:webHidden/>
          </w:rPr>
          <w:fldChar w:fldCharType="separate"/>
        </w:r>
        <w:r>
          <w:rPr>
            <w:noProof/>
            <w:webHidden/>
          </w:rPr>
          <w:t>vi</w:t>
        </w:r>
        <w:r>
          <w:rPr>
            <w:noProof/>
            <w:webHidden/>
          </w:rPr>
          <w:fldChar w:fldCharType="end"/>
        </w:r>
      </w:hyperlink>
    </w:p>
    <w:p w14:paraId="18DB6795" w14:textId="1D54A988" w:rsidR="0036548D" w:rsidRDefault="0036548D">
      <w:pPr>
        <w:pStyle w:val="TOC1"/>
        <w:tabs>
          <w:tab w:val="right" w:leader="dot" w:pos="9016"/>
        </w:tabs>
        <w:rPr>
          <w:rFonts w:asciiTheme="minorHAnsi" w:eastAsiaTheme="minorEastAsia" w:hAnsiTheme="minorHAnsi"/>
          <w:noProof/>
          <w:sz w:val="24"/>
          <w:szCs w:val="24"/>
        </w:rPr>
      </w:pPr>
      <w:hyperlink w:anchor="_Toc213909987" w:history="1">
        <w:r w:rsidRPr="0018332A">
          <w:rPr>
            <w:rStyle w:val="Hyperlink"/>
            <w:noProof/>
          </w:rPr>
          <w:t>Giới thiệu đề tài</w:t>
        </w:r>
        <w:r>
          <w:rPr>
            <w:noProof/>
            <w:webHidden/>
          </w:rPr>
          <w:tab/>
        </w:r>
        <w:r>
          <w:rPr>
            <w:noProof/>
            <w:webHidden/>
          </w:rPr>
          <w:fldChar w:fldCharType="begin"/>
        </w:r>
        <w:r>
          <w:rPr>
            <w:noProof/>
            <w:webHidden/>
          </w:rPr>
          <w:instrText xml:space="preserve"> PAGEREF _Toc213909987 \h </w:instrText>
        </w:r>
        <w:r>
          <w:rPr>
            <w:noProof/>
            <w:webHidden/>
          </w:rPr>
        </w:r>
        <w:r>
          <w:rPr>
            <w:noProof/>
            <w:webHidden/>
          </w:rPr>
          <w:fldChar w:fldCharType="separate"/>
        </w:r>
        <w:r>
          <w:rPr>
            <w:noProof/>
            <w:webHidden/>
          </w:rPr>
          <w:t>1</w:t>
        </w:r>
        <w:r>
          <w:rPr>
            <w:noProof/>
            <w:webHidden/>
          </w:rPr>
          <w:fldChar w:fldCharType="end"/>
        </w:r>
      </w:hyperlink>
    </w:p>
    <w:p w14:paraId="34216FFC" w14:textId="7E93C2D4" w:rsidR="0036548D" w:rsidRDefault="0036548D">
      <w:pPr>
        <w:pStyle w:val="TOC1"/>
        <w:tabs>
          <w:tab w:val="right" w:leader="dot" w:pos="9016"/>
        </w:tabs>
        <w:rPr>
          <w:rFonts w:asciiTheme="minorHAnsi" w:eastAsiaTheme="minorEastAsia" w:hAnsiTheme="minorHAnsi"/>
          <w:noProof/>
          <w:sz w:val="24"/>
          <w:szCs w:val="24"/>
        </w:rPr>
      </w:pPr>
      <w:hyperlink w:anchor="_Toc213909988" w:history="1">
        <w:r w:rsidRPr="0018332A">
          <w:rPr>
            <w:rStyle w:val="Hyperlink"/>
            <w:noProof/>
          </w:rPr>
          <w:t>Phần</w:t>
        </w:r>
        <w:r w:rsidRPr="0018332A">
          <w:rPr>
            <w:rStyle w:val="Hyperlink"/>
            <w:noProof/>
            <w:lang w:val="vi-VN"/>
          </w:rPr>
          <w:t xml:space="preserve"> 1:  </w:t>
        </w:r>
        <w:r w:rsidRPr="0018332A">
          <w:rPr>
            <w:rStyle w:val="Hyperlink"/>
            <w:noProof/>
          </w:rPr>
          <w:t>Phân tích &amp; mô hình hóa đối tượng</w:t>
        </w:r>
        <w:r>
          <w:rPr>
            <w:noProof/>
            <w:webHidden/>
          </w:rPr>
          <w:tab/>
        </w:r>
        <w:r>
          <w:rPr>
            <w:noProof/>
            <w:webHidden/>
          </w:rPr>
          <w:fldChar w:fldCharType="begin"/>
        </w:r>
        <w:r>
          <w:rPr>
            <w:noProof/>
            <w:webHidden/>
          </w:rPr>
          <w:instrText xml:space="preserve"> PAGEREF _Toc213909988 \h </w:instrText>
        </w:r>
        <w:r>
          <w:rPr>
            <w:noProof/>
            <w:webHidden/>
          </w:rPr>
        </w:r>
        <w:r>
          <w:rPr>
            <w:noProof/>
            <w:webHidden/>
          </w:rPr>
          <w:fldChar w:fldCharType="separate"/>
        </w:r>
        <w:r>
          <w:rPr>
            <w:noProof/>
            <w:webHidden/>
          </w:rPr>
          <w:t>2</w:t>
        </w:r>
        <w:r>
          <w:rPr>
            <w:noProof/>
            <w:webHidden/>
          </w:rPr>
          <w:fldChar w:fldCharType="end"/>
        </w:r>
      </w:hyperlink>
    </w:p>
    <w:p w14:paraId="01D1DA83" w14:textId="57FEE00E" w:rsidR="0036548D" w:rsidRDefault="0036548D">
      <w:pPr>
        <w:pStyle w:val="TOC2"/>
        <w:tabs>
          <w:tab w:val="right" w:leader="dot" w:pos="9016"/>
        </w:tabs>
        <w:rPr>
          <w:rFonts w:asciiTheme="minorHAnsi" w:eastAsiaTheme="minorEastAsia" w:hAnsiTheme="minorHAnsi"/>
          <w:noProof/>
          <w:sz w:val="24"/>
          <w:szCs w:val="24"/>
        </w:rPr>
      </w:pPr>
      <w:hyperlink w:anchor="_Toc213909989" w:history="1">
        <w:r w:rsidRPr="0018332A">
          <w:rPr>
            <w:rStyle w:val="Hyperlink"/>
            <w:noProof/>
          </w:rPr>
          <w:t>1.1. Yêu cầu kĩ thuật tối thiểu</w:t>
        </w:r>
        <w:r>
          <w:rPr>
            <w:noProof/>
            <w:webHidden/>
          </w:rPr>
          <w:tab/>
        </w:r>
        <w:r>
          <w:rPr>
            <w:noProof/>
            <w:webHidden/>
          </w:rPr>
          <w:fldChar w:fldCharType="begin"/>
        </w:r>
        <w:r>
          <w:rPr>
            <w:noProof/>
            <w:webHidden/>
          </w:rPr>
          <w:instrText xml:space="preserve"> PAGEREF _Toc213909989 \h </w:instrText>
        </w:r>
        <w:r>
          <w:rPr>
            <w:noProof/>
            <w:webHidden/>
          </w:rPr>
        </w:r>
        <w:r>
          <w:rPr>
            <w:noProof/>
            <w:webHidden/>
          </w:rPr>
          <w:fldChar w:fldCharType="separate"/>
        </w:r>
        <w:r>
          <w:rPr>
            <w:noProof/>
            <w:webHidden/>
          </w:rPr>
          <w:t>2</w:t>
        </w:r>
        <w:r>
          <w:rPr>
            <w:noProof/>
            <w:webHidden/>
          </w:rPr>
          <w:fldChar w:fldCharType="end"/>
        </w:r>
      </w:hyperlink>
    </w:p>
    <w:p w14:paraId="6AB87D66" w14:textId="0B80AED5" w:rsidR="0036548D" w:rsidRDefault="0036548D">
      <w:pPr>
        <w:pStyle w:val="TOC2"/>
        <w:tabs>
          <w:tab w:val="right" w:leader="dot" w:pos="9016"/>
        </w:tabs>
        <w:rPr>
          <w:rFonts w:asciiTheme="minorHAnsi" w:eastAsiaTheme="minorEastAsia" w:hAnsiTheme="minorHAnsi"/>
          <w:noProof/>
          <w:sz w:val="24"/>
          <w:szCs w:val="24"/>
        </w:rPr>
      </w:pPr>
      <w:hyperlink w:anchor="_Toc213909990" w:history="1">
        <w:r w:rsidRPr="0018332A">
          <w:rPr>
            <w:rStyle w:val="Hyperlink"/>
            <w:noProof/>
          </w:rPr>
          <w:t>1.2. Phân tích</w:t>
        </w:r>
        <w:r>
          <w:rPr>
            <w:noProof/>
            <w:webHidden/>
          </w:rPr>
          <w:tab/>
        </w:r>
        <w:r>
          <w:rPr>
            <w:noProof/>
            <w:webHidden/>
          </w:rPr>
          <w:fldChar w:fldCharType="begin"/>
        </w:r>
        <w:r>
          <w:rPr>
            <w:noProof/>
            <w:webHidden/>
          </w:rPr>
          <w:instrText xml:space="preserve"> PAGEREF _Toc213909990 \h </w:instrText>
        </w:r>
        <w:r>
          <w:rPr>
            <w:noProof/>
            <w:webHidden/>
          </w:rPr>
        </w:r>
        <w:r>
          <w:rPr>
            <w:noProof/>
            <w:webHidden/>
          </w:rPr>
          <w:fldChar w:fldCharType="separate"/>
        </w:r>
        <w:r>
          <w:rPr>
            <w:noProof/>
            <w:webHidden/>
          </w:rPr>
          <w:t>3</w:t>
        </w:r>
        <w:r>
          <w:rPr>
            <w:noProof/>
            <w:webHidden/>
          </w:rPr>
          <w:fldChar w:fldCharType="end"/>
        </w:r>
      </w:hyperlink>
    </w:p>
    <w:p w14:paraId="42AF9988" w14:textId="73DA0CCA" w:rsidR="0036548D" w:rsidRDefault="0036548D">
      <w:pPr>
        <w:pStyle w:val="TOC3"/>
        <w:tabs>
          <w:tab w:val="right" w:leader="dot" w:pos="9016"/>
        </w:tabs>
        <w:rPr>
          <w:rFonts w:asciiTheme="minorHAnsi" w:eastAsiaTheme="minorEastAsia" w:hAnsiTheme="minorHAnsi"/>
          <w:noProof/>
          <w:sz w:val="24"/>
          <w:szCs w:val="24"/>
        </w:rPr>
      </w:pPr>
      <w:hyperlink w:anchor="_Toc213909991" w:history="1">
        <w:r w:rsidRPr="0018332A">
          <w:rPr>
            <w:rStyle w:val="Hyperlink"/>
            <w:noProof/>
          </w:rPr>
          <w:t>1.2.1. Mục tiêu trò chơi</w:t>
        </w:r>
        <w:r>
          <w:rPr>
            <w:noProof/>
            <w:webHidden/>
          </w:rPr>
          <w:tab/>
        </w:r>
        <w:r>
          <w:rPr>
            <w:noProof/>
            <w:webHidden/>
          </w:rPr>
          <w:fldChar w:fldCharType="begin"/>
        </w:r>
        <w:r>
          <w:rPr>
            <w:noProof/>
            <w:webHidden/>
          </w:rPr>
          <w:instrText xml:space="preserve"> PAGEREF _Toc213909991 \h </w:instrText>
        </w:r>
        <w:r>
          <w:rPr>
            <w:noProof/>
            <w:webHidden/>
          </w:rPr>
        </w:r>
        <w:r>
          <w:rPr>
            <w:noProof/>
            <w:webHidden/>
          </w:rPr>
          <w:fldChar w:fldCharType="separate"/>
        </w:r>
        <w:r>
          <w:rPr>
            <w:noProof/>
            <w:webHidden/>
          </w:rPr>
          <w:t>3</w:t>
        </w:r>
        <w:r>
          <w:rPr>
            <w:noProof/>
            <w:webHidden/>
          </w:rPr>
          <w:fldChar w:fldCharType="end"/>
        </w:r>
      </w:hyperlink>
    </w:p>
    <w:p w14:paraId="65A1E154" w14:textId="48E7034F" w:rsidR="0036548D" w:rsidRDefault="0036548D">
      <w:pPr>
        <w:pStyle w:val="TOC3"/>
        <w:tabs>
          <w:tab w:val="right" w:leader="dot" w:pos="9016"/>
        </w:tabs>
        <w:rPr>
          <w:rFonts w:asciiTheme="minorHAnsi" w:eastAsiaTheme="minorEastAsia" w:hAnsiTheme="minorHAnsi"/>
          <w:noProof/>
          <w:sz w:val="24"/>
          <w:szCs w:val="24"/>
        </w:rPr>
      </w:pPr>
      <w:hyperlink w:anchor="_Toc213909992" w:history="1">
        <w:r w:rsidRPr="0018332A">
          <w:rPr>
            <w:rStyle w:val="Hyperlink"/>
            <w:noProof/>
          </w:rPr>
          <w:t>1.2.2. Cấu trúc và thành phần chính</w:t>
        </w:r>
        <w:r>
          <w:rPr>
            <w:noProof/>
            <w:webHidden/>
          </w:rPr>
          <w:tab/>
        </w:r>
        <w:r>
          <w:rPr>
            <w:noProof/>
            <w:webHidden/>
          </w:rPr>
          <w:fldChar w:fldCharType="begin"/>
        </w:r>
        <w:r>
          <w:rPr>
            <w:noProof/>
            <w:webHidden/>
          </w:rPr>
          <w:instrText xml:space="preserve"> PAGEREF _Toc213909992 \h </w:instrText>
        </w:r>
        <w:r>
          <w:rPr>
            <w:noProof/>
            <w:webHidden/>
          </w:rPr>
        </w:r>
        <w:r>
          <w:rPr>
            <w:noProof/>
            <w:webHidden/>
          </w:rPr>
          <w:fldChar w:fldCharType="separate"/>
        </w:r>
        <w:r>
          <w:rPr>
            <w:noProof/>
            <w:webHidden/>
          </w:rPr>
          <w:t>3</w:t>
        </w:r>
        <w:r>
          <w:rPr>
            <w:noProof/>
            <w:webHidden/>
          </w:rPr>
          <w:fldChar w:fldCharType="end"/>
        </w:r>
      </w:hyperlink>
    </w:p>
    <w:p w14:paraId="0E4E3513" w14:textId="247E6E8F" w:rsidR="0036548D" w:rsidRDefault="0036548D">
      <w:pPr>
        <w:pStyle w:val="TOC4"/>
        <w:tabs>
          <w:tab w:val="right" w:leader="dot" w:pos="9016"/>
        </w:tabs>
        <w:rPr>
          <w:rFonts w:asciiTheme="minorHAnsi" w:eastAsiaTheme="minorEastAsia" w:hAnsiTheme="minorHAnsi"/>
          <w:noProof/>
          <w:sz w:val="24"/>
          <w:szCs w:val="24"/>
        </w:rPr>
      </w:pPr>
      <w:hyperlink w:anchor="_Toc213909993" w:history="1">
        <w:r w:rsidRPr="0018332A">
          <w:rPr>
            <w:rStyle w:val="Hyperlink"/>
            <w:noProof/>
          </w:rPr>
          <w:t>1</w:t>
        </w:r>
        <w:r w:rsidRPr="0018332A">
          <w:rPr>
            <w:rStyle w:val="Hyperlink"/>
            <w:noProof/>
            <w:lang w:val="vi-VN"/>
          </w:rPr>
          <w:t>.</w:t>
        </w:r>
        <w:r w:rsidRPr="0018332A">
          <w:rPr>
            <w:rStyle w:val="Hyperlink"/>
            <w:noProof/>
          </w:rPr>
          <w:t>2.2.1. Logic xử lý trò chơi</w:t>
        </w:r>
        <w:r>
          <w:rPr>
            <w:noProof/>
            <w:webHidden/>
          </w:rPr>
          <w:tab/>
        </w:r>
        <w:r>
          <w:rPr>
            <w:noProof/>
            <w:webHidden/>
          </w:rPr>
          <w:fldChar w:fldCharType="begin"/>
        </w:r>
        <w:r>
          <w:rPr>
            <w:noProof/>
            <w:webHidden/>
          </w:rPr>
          <w:instrText xml:space="preserve"> PAGEREF _Toc213909993 \h </w:instrText>
        </w:r>
        <w:r>
          <w:rPr>
            <w:noProof/>
            <w:webHidden/>
          </w:rPr>
        </w:r>
        <w:r>
          <w:rPr>
            <w:noProof/>
            <w:webHidden/>
          </w:rPr>
          <w:fldChar w:fldCharType="separate"/>
        </w:r>
        <w:r>
          <w:rPr>
            <w:noProof/>
            <w:webHidden/>
          </w:rPr>
          <w:t>3</w:t>
        </w:r>
        <w:r>
          <w:rPr>
            <w:noProof/>
            <w:webHidden/>
          </w:rPr>
          <w:fldChar w:fldCharType="end"/>
        </w:r>
      </w:hyperlink>
    </w:p>
    <w:p w14:paraId="6956E068" w14:textId="187BDB6B" w:rsidR="0036548D" w:rsidRDefault="0036548D">
      <w:pPr>
        <w:pStyle w:val="TOC4"/>
        <w:tabs>
          <w:tab w:val="right" w:leader="dot" w:pos="9016"/>
        </w:tabs>
        <w:rPr>
          <w:rFonts w:asciiTheme="minorHAnsi" w:eastAsiaTheme="minorEastAsia" w:hAnsiTheme="minorHAnsi"/>
          <w:noProof/>
          <w:sz w:val="24"/>
          <w:szCs w:val="24"/>
        </w:rPr>
      </w:pPr>
      <w:hyperlink w:anchor="_Toc213909994" w:history="1">
        <w:r w:rsidRPr="0018332A">
          <w:rPr>
            <w:rStyle w:val="Hyperlink"/>
            <w:noProof/>
          </w:rPr>
          <w:t>1</w:t>
        </w:r>
        <w:r w:rsidRPr="0018332A">
          <w:rPr>
            <w:rStyle w:val="Hyperlink"/>
            <w:noProof/>
            <w:lang w:val="vi-VN"/>
          </w:rPr>
          <w:t>.</w:t>
        </w:r>
        <w:r w:rsidRPr="0018332A">
          <w:rPr>
            <w:rStyle w:val="Hyperlink"/>
            <w:noProof/>
          </w:rPr>
          <w:t>2.2.2. Giao diện hiển thị (GUI):</w:t>
        </w:r>
        <w:r>
          <w:rPr>
            <w:noProof/>
            <w:webHidden/>
          </w:rPr>
          <w:tab/>
        </w:r>
        <w:r>
          <w:rPr>
            <w:noProof/>
            <w:webHidden/>
          </w:rPr>
          <w:fldChar w:fldCharType="begin"/>
        </w:r>
        <w:r>
          <w:rPr>
            <w:noProof/>
            <w:webHidden/>
          </w:rPr>
          <w:instrText xml:space="preserve"> PAGEREF _Toc213909994 \h </w:instrText>
        </w:r>
        <w:r>
          <w:rPr>
            <w:noProof/>
            <w:webHidden/>
          </w:rPr>
        </w:r>
        <w:r>
          <w:rPr>
            <w:noProof/>
            <w:webHidden/>
          </w:rPr>
          <w:fldChar w:fldCharType="separate"/>
        </w:r>
        <w:r>
          <w:rPr>
            <w:noProof/>
            <w:webHidden/>
          </w:rPr>
          <w:t>3</w:t>
        </w:r>
        <w:r>
          <w:rPr>
            <w:noProof/>
            <w:webHidden/>
          </w:rPr>
          <w:fldChar w:fldCharType="end"/>
        </w:r>
      </w:hyperlink>
    </w:p>
    <w:p w14:paraId="44EBF310" w14:textId="4912737A" w:rsidR="0036548D" w:rsidRDefault="0036548D">
      <w:pPr>
        <w:pStyle w:val="TOC4"/>
        <w:tabs>
          <w:tab w:val="right" w:leader="dot" w:pos="9016"/>
        </w:tabs>
        <w:rPr>
          <w:rFonts w:asciiTheme="minorHAnsi" w:eastAsiaTheme="minorEastAsia" w:hAnsiTheme="minorHAnsi"/>
          <w:noProof/>
          <w:sz w:val="24"/>
          <w:szCs w:val="24"/>
        </w:rPr>
      </w:pPr>
      <w:hyperlink w:anchor="_Toc213909995" w:history="1">
        <w:r w:rsidRPr="0018332A">
          <w:rPr>
            <w:rStyle w:val="Hyperlink"/>
            <w:noProof/>
          </w:rPr>
          <w:t>1</w:t>
        </w:r>
        <w:r w:rsidRPr="0018332A">
          <w:rPr>
            <w:rStyle w:val="Hyperlink"/>
            <w:noProof/>
            <w:lang w:val="vi-VN"/>
          </w:rPr>
          <w:t>.</w:t>
        </w:r>
        <w:r w:rsidRPr="0018332A">
          <w:rPr>
            <w:rStyle w:val="Hyperlink"/>
            <w:noProof/>
          </w:rPr>
          <w:t>2.2.3. Xử lý điều khiển (Control):</w:t>
        </w:r>
        <w:r>
          <w:rPr>
            <w:noProof/>
            <w:webHidden/>
          </w:rPr>
          <w:tab/>
        </w:r>
        <w:r>
          <w:rPr>
            <w:noProof/>
            <w:webHidden/>
          </w:rPr>
          <w:fldChar w:fldCharType="begin"/>
        </w:r>
        <w:r>
          <w:rPr>
            <w:noProof/>
            <w:webHidden/>
          </w:rPr>
          <w:instrText xml:space="preserve"> PAGEREF _Toc213909995 \h </w:instrText>
        </w:r>
        <w:r>
          <w:rPr>
            <w:noProof/>
            <w:webHidden/>
          </w:rPr>
        </w:r>
        <w:r>
          <w:rPr>
            <w:noProof/>
            <w:webHidden/>
          </w:rPr>
          <w:fldChar w:fldCharType="separate"/>
        </w:r>
        <w:r>
          <w:rPr>
            <w:noProof/>
            <w:webHidden/>
          </w:rPr>
          <w:t>3</w:t>
        </w:r>
        <w:r>
          <w:rPr>
            <w:noProof/>
            <w:webHidden/>
          </w:rPr>
          <w:fldChar w:fldCharType="end"/>
        </w:r>
      </w:hyperlink>
    </w:p>
    <w:p w14:paraId="2AD87B44" w14:textId="5E7B8AF4" w:rsidR="0036548D" w:rsidRDefault="0036548D">
      <w:pPr>
        <w:pStyle w:val="TOC4"/>
        <w:tabs>
          <w:tab w:val="right" w:leader="dot" w:pos="9016"/>
        </w:tabs>
        <w:rPr>
          <w:rFonts w:asciiTheme="minorHAnsi" w:eastAsiaTheme="minorEastAsia" w:hAnsiTheme="minorHAnsi"/>
          <w:noProof/>
          <w:sz w:val="24"/>
          <w:szCs w:val="24"/>
        </w:rPr>
      </w:pPr>
      <w:hyperlink w:anchor="_Toc213909996" w:history="1">
        <w:r w:rsidRPr="0018332A">
          <w:rPr>
            <w:rStyle w:val="Hyperlink"/>
            <w:noProof/>
          </w:rPr>
          <w:t>1</w:t>
        </w:r>
        <w:r w:rsidRPr="0018332A">
          <w:rPr>
            <w:rStyle w:val="Hyperlink"/>
            <w:noProof/>
            <w:lang w:val="vi-VN"/>
          </w:rPr>
          <w:t>.</w:t>
        </w:r>
        <w:r w:rsidRPr="0018332A">
          <w:rPr>
            <w:rStyle w:val="Hyperlink"/>
            <w:noProof/>
          </w:rPr>
          <w:t>2.2.4. Âm thanh (Sound):</w:t>
        </w:r>
        <w:r>
          <w:rPr>
            <w:noProof/>
            <w:webHidden/>
          </w:rPr>
          <w:tab/>
        </w:r>
        <w:r>
          <w:rPr>
            <w:noProof/>
            <w:webHidden/>
          </w:rPr>
          <w:fldChar w:fldCharType="begin"/>
        </w:r>
        <w:r>
          <w:rPr>
            <w:noProof/>
            <w:webHidden/>
          </w:rPr>
          <w:instrText xml:space="preserve"> PAGEREF _Toc213909996 \h </w:instrText>
        </w:r>
        <w:r>
          <w:rPr>
            <w:noProof/>
            <w:webHidden/>
          </w:rPr>
        </w:r>
        <w:r>
          <w:rPr>
            <w:noProof/>
            <w:webHidden/>
          </w:rPr>
          <w:fldChar w:fldCharType="separate"/>
        </w:r>
        <w:r>
          <w:rPr>
            <w:noProof/>
            <w:webHidden/>
          </w:rPr>
          <w:t>4</w:t>
        </w:r>
        <w:r>
          <w:rPr>
            <w:noProof/>
            <w:webHidden/>
          </w:rPr>
          <w:fldChar w:fldCharType="end"/>
        </w:r>
      </w:hyperlink>
    </w:p>
    <w:p w14:paraId="4DFD99FF" w14:textId="301F8946" w:rsidR="0036548D" w:rsidRDefault="0036548D">
      <w:pPr>
        <w:pStyle w:val="TOC4"/>
        <w:tabs>
          <w:tab w:val="right" w:leader="dot" w:pos="9016"/>
        </w:tabs>
        <w:rPr>
          <w:rFonts w:asciiTheme="minorHAnsi" w:eastAsiaTheme="minorEastAsia" w:hAnsiTheme="minorHAnsi"/>
          <w:noProof/>
          <w:sz w:val="24"/>
          <w:szCs w:val="24"/>
        </w:rPr>
      </w:pPr>
      <w:hyperlink w:anchor="_Toc213909997" w:history="1">
        <w:r w:rsidRPr="0018332A">
          <w:rPr>
            <w:rStyle w:val="Hyperlink"/>
            <w:noProof/>
          </w:rPr>
          <w:t>1</w:t>
        </w:r>
        <w:r w:rsidRPr="0018332A">
          <w:rPr>
            <w:rStyle w:val="Hyperlink"/>
            <w:noProof/>
            <w:lang w:val="vi-VN"/>
          </w:rPr>
          <w:t>.</w:t>
        </w:r>
        <w:r w:rsidRPr="0018332A">
          <w:rPr>
            <w:rStyle w:val="Hyperlink"/>
            <w:noProof/>
          </w:rPr>
          <w:t>2.2.5. Chương trình chính (Main):</w:t>
        </w:r>
        <w:r>
          <w:rPr>
            <w:noProof/>
            <w:webHidden/>
          </w:rPr>
          <w:tab/>
        </w:r>
        <w:r>
          <w:rPr>
            <w:noProof/>
            <w:webHidden/>
          </w:rPr>
          <w:fldChar w:fldCharType="begin"/>
        </w:r>
        <w:r>
          <w:rPr>
            <w:noProof/>
            <w:webHidden/>
          </w:rPr>
          <w:instrText xml:space="preserve"> PAGEREF _Toc213909997 \h </w:instrText>
        </w:r>
        <w:r>
          <w:rPr>
            <w:noProof/>
            <w:webHidden/>
          </w:rPr>
        </w:r>
        <w:r>
          <w:rPr>
            <w:noProof/>
            <w:webHidden/>
          </w:rPr>
          <w:fldChar w:fldCharType="separate"/>
        </w:r>
        <w:r>
          <w:rPr>
            <w:noProof/>
            <w:webHidden/>
          </w:rPr>
          <w:t>4</w:t>
        </w:r>
        <w:r>
          <w:rPr>
            <w:noProof/>
            <w:webHidden/>
          </w:rPr>
          <w:fldChar w:fldCharType="end"/>
        </w:r>
      </w:hyperlink>
    </w:p>
    <w:p w14:paraId="1509B19E" w14:textId="2ED6D219" w:rsidR="0036548D" w:rsidRDefault="0036548D">
      <w:pPr>
        <w:pStyle w:val="TOC3"/>
        <w:tabs>
          <w:tab w:val="right" w:leader="dot" w:pos="9016"/>
        </w:tabs>
        <w:rPr>
          <w:rFonts w:asciiTheme="minorHAnsi" w:eastAsiaTheme="minorEastAsia" w:hAnsiTheme="minorHAnsi"/>
          <w:noProof/>
          <w:sz w:val="24"/>
          <w:szCs w:val="24"/>
        </w:rPr>
      </w:pPr>
      <w:hyperlink w:anchor="_Toc213909998" w:history="1">
        <w:r w:rsidRPr="0018332A">
          <w:rPr>
            <w:rStyle w:val="Hyperlink"/>
            <w:noProof/>
          </w:rPr>
          <w:t>1.2.3. Mô hình hướng đối tượng</w:t>
        </w:r>
        <w:r>
          <w:rPr>
            <w:noProof/>
            <w:webHidden/>
          </w:rPr>
          <w:tab/>
        </w:r>
        <w:r>
          <w:rPr>
            <w:noProof/>
            <w:webHidden/>
          </w:rPr>
          <w:fldChar w:fldCharType="begin"/>
        </w:r>
        <w:r>
          <w:rPr>
            <w:noProof/>
            <w:webHidden/>
          </w:rPr>
          <w:instrText xml:space="preserve"> PAGEREF _Toc213909998 \h </w:instrText>
        </w:r>
        <w:r>
          <w:rPr>
            <w:noProof/>
            <w:webHidden/>
          </w:rPr>
        </w:r>
        <w:r>
          <w:rPr>
            <w:noProof/>
            <w:webHidden/>
          </w:rPr>
          <w:fldChar w:fldCharType="separate"/>
        </w:r>
        <w:r>
          <w:rPr>
            <w:noProof/>
            <w:webHidden/>
          </w:rPr>
          <w:t>4</w:t>
        </w:r>
        <w:r>
          <w:rPr>
            <w:noProof/>
            <w:webHidden/>
          </w:rPr>
          <w:fldChar w:fldCharType="end"/>
        </w:r>
      </w:hyperlink>
    </w:p>
    <w:p w14:paraId="2FEFB60B" w14:textId="70E192EB" w:rsidR="0036548D" w:rsidRDefault="0036548D">
      <w:pPr>
        <w:pStyle w:val="TOC1"/>
        <w:tabs>
          <w:tab w:val="right" w:leader="dot" w:pos="9016"/>
        </w:tabs>
        <w:rPr>
          <w:rFonts w:asciiTheme="minorHAnsi" w:eastAsiaTheme="minorEastAsia" w:hAnsiTheme="minorHAnsi"/>
          <w:noProof/>
          <w:sz w:val="24"/>
          <w:szCs w:val="24"/>
        </w:rPr>
      </w:pPr>
      <w:hyperlink w:anchor="_Toc213909999" w:history="1">
        <w:r w:rsidRPr="0018332A">
          <w:rPr>
            <w:rStyle w:val="Hyperlink"/>
            <w:noProof/>
            <w:lang w:val="vi-VN"/>
          </w:rPr>
          <w:t>Phần 2. Thiết kế hệ thống</w:t>
        </w:r>
        <w:r>
          <w:rPr>
            <w:noProof/>
            <w:webHidden/>
          </w:rPr>
          <w:tab/>
        </w:r>
        <w:r>
          <w:rPr>
            <w:noProof/>
            <w:webHidden/>
          </w:rPr>
          <w:fldChar w:fldCharType="begin"/>
        </w:r>
        <w:r>
          <w:rPr>
            <w:noProof/>
            <w:webHidden/>
          </w:rPr>
          <w:instrText xml:space="preserve"> PAGEREF _Toc213909999 \h </w:instrText>
        </w:r>
        <w:r>
          <w:rPr>
            <w:noProof/>
            <w:webHidden/>
          </w:rPr>
        </w:r>
        <w:r>
          <w:rPr>
            <w:noProof/>
            <w:webHidden/>
          </w:rPr>
          <w:fldChar w:fldCharType="separate"/>
        </w:r>
        <w:r>
          <w:rPr>
            <w:noProof/>
            <w:webHidden/>
          </w:rPr>
          <w:t>5</w:t>
        </w:r>
        <w:r>
          <w:rPr>
            <w:noProof/>
            <w:webHidden/>
          </w:rPr>
          <w:fldChar w:fldCharType="end"/>
        </w:r>
      </w:hyperlink>
    </w:p>
    <w:p w14:paraId="1A278DF4" w14:textId="38AB9033" w:rsidR="0036548D" w:rsidRDefault="0036548D">
      <w:pPr>
        <w:pStyle w:val="TOC1"/>
        <w:tabs>
          <w:tab w:val="right" w:leader="dot" w:pos="9016"/>
        </w:tabs>
        <w:rPr>
          <w:rFonts w:asciiTheme="minorHAnsi" w:eastAsiaTheme="minorEastAsia" w:hAnsiTheme="minorHAnsi"/>
          <w:noProof/>
          <w:sz w:val="24"/>
          <w:szCs w:val="24"/>
        </w:rPr>
      </w:pPr>
      <w:hyperlink w:anchor="_Toc213910000" w:history="1">
        <w:r w:rsidRPr="0018332A">
          <w:rPr>
            <w:rStyle w:val="Hyperlink"/>
            <w:noProof/>
            <w:lang w:val="vi-VN"/>
          </w:rPr>
          <w:t>Phần 3. Cài đặt và mô tả các chức năng chính</w:t>
        </w:r>
        <w:r>
          <w:rPr>
            <w:noProof/>
            <w:webHidden/>
          </w:rPr>
          <w:tab/>
        </w:r>
        <w:r>
          <w:rPr>
            <w:noProof/>
            <w:webHidden/>
          </w:rPr>
          <w:fldChar w:fldCharType="begin"/>
        </w:r>
        <w:r>
          <w:rPr>
            <w:noProof/>
            <w:webHidden/>
          </w:rPr>
          <w:instrText xml:space="preserve"> PAGEREF _Toc213910000 \h </w:instrText>
        </w:r>
        <w:r>
          <w:rPr>
            <w:noProof/>
            <w:webHidden/>
          </w:rPr>
        </w:r>
        <w:r>
          <w:rPr>
            <w:noProof/>
            <w:webHidden/>
          </w:rPr>
          <w:fldChar w:fldCharType="separate"/>
        </w:r>
        <w:r>
          <w:rPr>
            <w:noProof/>
            <w:webHidden/>
          </w:rPr>
          <w:t>6</w:t>
        </w:r>
        <w:r>
          <w:rPr>
            <w:noProof/>
            <w:webHidden/>
          </w:rPr>
          <w:fldChar w:fldCharType="end"/>
        </w:r>
      </w:hyperlink>
    </w:p>
    <w:p w14:paraId="7A7D87D4" w14:textId="1486DAD9" w:rsidR="0036548D" w:rsidRDefault="0036548D">
      <w:pPr>
        <w:pStyle w:val="TOC3"/>
        <w:tabs>
          <w:tab w:val="right" w:leader="dot" w:pos="9016"/>
        </w:tabs>
        <w:rPr>
          <w:rFonts w:asciiTheme="minorHAnsi" w:eastAsiaTheme="minorEastAsia" w:hAnsiTheme="minorHAnsi"/>
          <w:noProof/>
          <w:sz w:val="24"/>
          <w:szCs w:val="24"/>
        </w:rPr>
      </w:pPr>
      <w:hyperlink w:anchor="_Toc213910001" w:history="1">
        <w:r w:rsidRPr="0018332A">
          <w:rPr>
            <w:rStyle w:val="Hyperlink"/>
            <w:noProof/>
          </w:rPr>
          <w:t>3.1. Core</w:t>
        </w:r>
        <w:r>
          <w:rPr>
            <w:noProof/>
            <w:webHidden/>
          </w:rPr>
          <w:tab/>
        </w:r>
        <w:r>
          <w:rPr>
            <w:noProof/>
            <w:webHidden/>
          </w:rPr>
          <w:fldChar w:fldCharType="begin"/>
        </w:r>
        <w:r>
          <w:rPr>
            <w:noProof/>
            <w:webHidden/>
          </w:rPr>
          <w:instrText xml:space="preserve"> PAGEREF _Toc213910001 \h </w:instrText>
        </w:r>
        <w:r>
          <w:rPr>
            <w:noProof/>
            <w:webHidden/>
          </w:rPr>
        </w:r>
        <w:r>
          <w:rPr>
            <w:noProof/>
            <w:webHidden/>
          </w:rPr>
          <w:fldChar w:fldCharType="separate"/>
        </w:r>
        <w:r>
          <w:rPr>
            <w:noProof/>
            <w:webHidden/>
          </w:rPr>
          <w:t>6</w:t>
        </w:r>
        <w:r>
          <w:rPr>
            <w:noProof/>
            <w:webHidden/>
          </w:rPr>
          <w:fldChar w:fldCharType="end"/>
        </w:r>
      </w:hyperlink>
    </w:p>
    <w:p w14:paraId="3CD0C714" w14:textId="06A2E81B" w:rsidR="0036548D" w:rsidRDefault="0036548D">
      <w:pPr>
        <w:pStyle w:val="TOC3"/>
        <w:tabs>
          <w:tab w:val="right" w:leader="dot" w:pos="9016"/>
        </w:tabs>
        <w:rPr>
          <w:rFonts w:asciiTheme="minorHAnsi" w:eastAsiaTheme="minorEastAsia" w:hAnsiTheme="minorHAnsi"/>
          <w:noProof/>
          <w:sz w:val="24"/>
          <w:szCs w:val="24"/>
        </w:rPr>
      </w:pPr>
      <w:hyperlink w:anchor="_Toc213910002" w:history="1">
        <w:r w:rsidRPr="0018332A">
          <w:rPr>
            <w:rStyle w:val="Hyperlink"/>
            <w:noProof/>
          </w:rPr>
          <w:t>3.1.1. BlockFactory.java</w:t>
        </w:r>
        <w:r>
          <w:rPr>
            <w:noProof/>
            <w:webHidden/>
          </w:rPr>
          <w:tab/>
        </w:r>
        <w:r>
          <w:rPr>
            <w:noProof/>
            <w:webHidden/>
          </w:rPr>
          <w:fldChar w:fldCharType="begin"/>
        </w:r>
        <w:r>
          <w:rPr>
            <w:noProof/>
            <w:webHidden/>
          </w:rPr>
          <w:instrText xml:space="preserve"> PAGEREF _Toc213910002 \h </w:instrText>
        </w:r>
        <w:r>
          <w:rPr>
            <w:noProof/>
            <w:webHidden/>
          </w:rPr>
        </w:r>
        <w:r>
          <w:rPr>
            <w:noProof/>
            <w:webHidden/>
          </w:rPr>
          <w:fldChar w:fldCharType="separate"/>
        </w:r>
        <w:r>
          <w:rPr>
            <w:noProof/>
            <w:webHidden/>
          </w:rPr>
          <w:t>6</w:t>
        </w:r>
        <w:r>
          <w:rPr>
            <w:noProof/>
            <w:webHidden/>
          </w:rPr>
          <w:fldChar w:fldCharType="end"/>
        </w:r>
      </w:hyperlink>
    </w:p>
    <w:p w14:paraId="307215DF" w14:textId="7CF70CDF" w:rsidR="0036548D" w:rsidRDefault="0036548D">
      <w:pPr>
        <w:pStyle w:val="TOC3"/>
        <w:tabs>
          <w:tab w:val="right" w:leader="dot" w:pos="9016"/>
        </w:tabs>
        <w:rPr>
          <w:rFonts w:asciiTheme="minorHAnsi" w:eastAsiaTheme="minorEastAsia" w:hAnsiTheme="minorHAnsi"/>
          <w:noProof/>
          <w:sz w:val="24"/>
          <w:szCs w:val="24"/>
        </w:rPr>
      </w:pPr>
      <w:hyperlink w:anchor="_Toc213910003" w:history="1">
        <w:r w:rsidRPr="0018332A">
          <w:rPr>
            <w:rStyle w:val="Hyperlink"/>
            <w:noProof/>
          </w:rPr>
          <w:t>3.1.2. Board.java</w:t>
        </w:r>
        <w:r>
          <w:rPr>
            <w:noProof/>
            <w:webHidden/>
          </w:rPr>
          <w:tab/>
        </w:r>
        <w:r>
          <w:rPr>
            <w:noProof/>
            <w:webHidden/>
          </w:rPr>
          <w:fldChar w:fldCharType="begin"/>
        </w:r>
        <w:r>
          <w:rPr>
            <w:noProof/>
            <w:webHidden/>
          </w:rPr>
          <w:instrText xml:space="preserve"> PAGEREF _Toc213910003 \h </w:instrText>
        </w:r>
        <w:r>
          <w:rPr>
            <w:noProof/>
            <w:webHidden/>
          </w:rPr>
        </w:r>
        <w:r>
          <w:rPr>
            <w:noProof/>
            <w:webHidden/>
          </w:rPr>
          <w:fldChar w:fldCharType="separate"/>
        </w:r>
        <w:r>
          <w:rPr>
            <w:noProof/>
            <w:webHidden/>
          </w:rPr>
          <w:t>6</w:t>
        </w:r>
        <w:r>
          <w:rPr>
            <w:noProof/>
            <w:webHidden/>
          </w:rPr>
          <w:fldChar w:fldCharType="end"/>
        </w:r>
      </w:hyperlink>
    </w:p>
    <w:p w14:paraId="23BDCA0E" w14:textId="566BA659" w:rsidR="0036548D" w:rsidRDefault="0036548D">
      <w:pPr>
        <w:pStyle w:val="TOC3"/>
        <w:tabs>
          <w:tab w:val="right" w:leader="dot" w:pos="9016"/>
        </w:tabs>
        <w:rPr>
          <w:rFonts w:asciiTheme="minorHAnsi" w:eastAsiaTheme="minorEastAsia" w:hAnsiTheme="minorHAnsi"/>
          <w:noProof/>
          <w:sz w:val="24"/>
          <w:szCs w:val="24"/>
        </w:rPr>
      </w:pPr>
      <w:hyperlink w:anchor="_Toc213910004" w:history="1">
        <w:r w:rsidRPr="0018332A">
          <w:rPr>
            <w:rStyle w:val="Hyperlink"/>
            <w:noProof/>
          </w:rPr>
          <w:t>3.1.3. Cell.java</w:t>
        </w:r>
        <w:r>
          <w:rPr>
            <w:noProof/>
            <w:webHidden/>
          </w:rPr>
          <w:tab/>
        </w:r>
        <w:r>
          <w:rPr>
            <w:noProof/>
            <w:webHidden/>
          </w:rPr>
          <w:fldChar w:fldCharType="begin"/>
        </w:r>
        <w:r>
          <w:rPr>
            <w:noProof/>
            <w:webHidden/>
          </w:rPr>
          <w:instrText xml:space="preserve"> PAGEREF _Toc213910004 \h </w:instrText>
        </w:r>
        <w:r>
          <w:rPr>
            <w:noProof/>
            <w:webHidden/>
          </w:rPr>
        </w:r>
        <w:r>
          <w:rPr>
            <w:noProof/>
            <w:webHidden/>
          </w:rPr>
          <w:fldChar w:fldCharType="separate"/>
        </w:r>
        <w:r>
          <w:rPr>
            <w:noProof/>
            <w:webHidden/>
          </w:rPr>
          <w:t>7</w:t>
        </w:r>
        <w:r>
          <w:rPr>
            <w:noProof/>
            <w:webHidden/>
          </w:rPr>
          <w:fldChar w:fldCharType="end"/>
        </w:r>
      </w:hyperlink>
    </w:p>
    <w:p w14:paraId="42FD3DD9" w14:textId="057F4783" w:rsidR="0036548D" w:rsidRDefault="0036548D">
      <w:pPr>
        <w:pStyle w:val="TOC3"/>
        <w:tabs>
          <w:tab w:val="right" w:leader="dot" w:pos="9016"/>
        </w:tabs>
        <w:rPr>
          <w:rFonts w:asciiTheme="minorHAnsi" w:eastAsiaTheme="minorEastAsia" w:hAnsiTheme="minorHAnsi"/>
          <w:noProof/>
          <w:sz w:val="24"/>
          <w:szCs w:val="24"/>
        </w:rPr>
      </w:pPr>
      <w:hyperlink w:anchor="_Toc213910005" w:history="1">
        <w:r w:rsidRPr="0018332A">
          <w:rPr>
            <w:rStyle w:val="Hyperlink"/>
            <w:noProof/>
          </w:rPr>
          <w:t>3.1.4. Config.java</w:t>
        </w:r>
        <w:r>
          <w:rPr>
            <w:noProof/>
            <w:webHidden/>
          </w:rPr>
          <w:tab/>
        </w:r>
        <w:r>
          <w:rPr>
            <w:noProof/>
            <w:webHidden/>
          </w:rPr>
          <w:fldChar w:fldCharType="begin"/>
        </w:r>
        <w:r>
          <w:rPr>
            <w:noProof/>
            <w:webHidden/>
          </w:rPr>
          <w:instrText xml:space="preserve"> PAGEREF _Toc213910005 \h </w:instrText>
        </w:r>
        <w:r>
          <w:rPr>
            <w:noProof/>
            <w:webHidden/>
          </w:rPr>
        </w:r>
        <w:r>
          <w:rPr>
            <w:noProof/>
            <w:webHidden/>
          </w:rPr>
          <w:fldChar w:fldCharType="separate"/>
        </w:r>
        <w:r>
          <w:rPr>
            <w:noProof/>
            <w:webHidden/>
          </w:rPr>
          <w:t>8</w:t>
        </w:r>
        <w:r>
          <w:rPr>
            <w:noProof/>
            <w:webHidden/>
          </w:rPr>
          <w:fldChar w:fldCharType="end"/>
        </w:r>
      </w:hyperlink>
    </w:p>
    <w:p w14:paraId="083A819B" w14:textId="050DAF1C" w:rsidR="0036548D" w:rsidRDefault="0036548D">
      <w:pPr>
        <w:pStyle w:val="TOC3"/>
        <w:tabs>
          <w:tab w:val="right" w:leader="dot" w:pos="9016"/>
        </w:tabs>
        <w:rPr>
          <w:rFonts w:asciiTheme="minorHAnsi" w:eastAsiaTheme="minorEastAsia" w:hAnsiTheme="minorHAnsi"/>
          <w:noProof/>
          <w:sz w:val="24"/>
          <w:szCs w:val="24"/>
        </w:rPr>
      </w:pPr>
      <w:hyperlink w:anchor="_Toc213910006" w:history="1">
        <w:r w:rsidRPr="0018332A">
          <w:rPr>
            <w:rStyle w:val="Hyperlink"/>
            <w:noProof/>
          </w:rPr>
          <w:t>3.1.5. DefaultBlockFactory.java</w:t>
        </w:r>
        <w:r>
          <w:rPr>
            <w:noProof/>
            <w:webHidden/>
          </w:rPr>
          <w:tab/>
        </w:r>
        <w:r>
          <w:rPr>
            <w:noProof/>
            <w:webHidden/>
          </w:rPr>
          <w:fldChar w:fldCharType="begin"/>
        </w:r>
        <w:r>
          <w:rPr>
            <w:noProof/>
            <w:webHidden/>
          </w:rPr>
          <w:instrText xml:space="preserve"> PAGEREF _Toc213910006 \h </w:instrText>
        </w:r>
        <w:r>
          <w:rPr>
            <w:noProof/>
            <w:webHidden/>
          </w:rPr>
        </w:r>
        <w:r>
          <w:rPr>
            <w:noProof/>
            <w:webHidden/>
          </w:rPr>
          <w:fldChar w:fldCharType="separate"/>
        </w:r>
        <w:r>
          <w:rPr>
            <w:noProof/>
            <w:webHidden/>
          </w:rPr>
          <w:t>8</w:t>
        </w:r>
        <w:r>
          <w:rPr>
            <w:noProof/>
            <w:webHidden/>
          </w:rPr>
          <w:fldChar w:fldCharType="end"/>
        </w:r>
      </w:hyperlink>
    </w:p>
    <w:p w14:paraId="478ACDA2" w14:textId="13BCDB0D" w:rsidR="0036548D" w:rsidRDefault="0036548D">
      <w:pPr>
        <w:pStyle w:val="TOC3"/>
        <w:tabs>
          <w:tab w:val="right" w:leader="dot" w:pos="9016"/>
        </w:tabs>
        <w:rPr>
          <w:rFonts w:asciiTheme="minorHAnsi" w:eastAsiaTheme="minorEastAsia" w:hAnsiTheme="minorHAnsi"/>
          <w:noProof/>
          <w:sz w:val="24"/>
          <w:szCs w:val="24"/>
        </w:rPr>
      </w:pPr>
      <w:hyperlink w:anchor="_Toc213910007" w:history="1">
        <w:r w:rsidRPr="0018332A">
          <w:rPr>
            <w:rStyle w:val="Hyperlink"/>
            <w:noProof/>
          </w:rPr>
          <w:t>3.1.6. gameControl.java</w:t>
        </w:r>
        <w:r>
          <w:rPr>
            <w:noProof/>
            <w:webHidden/>
          </w:rPr>
          <w:tab/>
        </w:r>
        <w:r>
          <w:rPr>
            <w:noProof/>
            <w:webHidden/>
          </w:rPr>
          <w:fldChar w:fldCharType="begin"/>
        </w:r>
        <w:r>
          <w:rPr>
            <w:noProof/>
            <w:webHidden/>
          </w:rPr>
          <w:instrText xml:space="preserve"> PAGEREF _Toc213910007 \h </w:instrText>
        </w:r>
        <w:r>
          <w:rPr>
            <w:noProof/>
            <w:webHidden/>
          </w:rPr>
        </w:r>
        <w:r>
          <w:rPr>
            <w:noProof/>
            <w:webHidden/>
          </w:rPr>
          <w:fldChar w:fldCharType="separate"/>
        </w:r>
        <w:r>
          <w:rPr>
            <w:noProof/>
            <w:webHidden/>
          </w:rPr>
          <w:t>8</w:t>
        </w:r>
        <w:r>
          <w:rPr>
            <w:noProof/>
            <w:webHidden/>
          </w:rPr>
          <w:fldChar w:fldCharType="end"/>
        </w:r>
      </w:hyperlink>
    </w:p>
    <w:p w14:paraId="32FF8DC7" w14:textId="6EFEABD1" w:rsidR="0036548D" w:rsidRDefault="0036548D">
      <w:pPr>
        <w:pStyle w:val="TOC3"/>
        <w:tabs>
          <w:tab w:val="right" w:leader="dot" w:pos="9016"/>
        </w:tabs>
        <w:rPr>
          <w:rFonts w:asciiTheme="minorHAnsi" w:eastAsiaTheme="minorEastAsia" w:hAnsiTheme="minorHAnsi"/>
          <w:noProof/>
          <w:sz w:val="24"/>
          <w:szCs w:val="24"/>
        </w:rPr>
      </w:pPr>
      <w:hyperlink w:anchor="_Toc213910008" w:history="1">
        <w:r w:rsidRPr="0018332A">
          <w:rPr>
            <w:rStyle w:val="Hyperlink"/>
            <w:noProof/>
          </w:rPr>
          <w:t>3.1.7. HighScoreManager.java</w:t>
        </w:r>
        <w:r>
          <w:rPr>
            <w:noProof/>
            <w:webHidden/>
          </w:rPr>
          <w:tab/>
        </w:r>
        <w:r>
          <w:rPr>
            <w:noProof/>
            <w:webHidden/>
          </w:rPr>
          <w:fldChar w:fldCharType="begin"/>
        </w:r>
        <w:r>
          <w:rPr>
            <w:noProof/>
            <w:webHidden/>
          </w:rPr>
          <w:instrText xml:space="preserve"> PAGEREF _Toc213910008 \h </w:instrText>
        </w:r>
        <w:r>
          <w:rPr>
            <w:noProof/>
            <w:webHidden/>
          </w:rPr>
        </w:r>
        <w:r>
          <w:rPr>
            <w:noProof/>
            <w:webHidden/>
          </w:rPr>
          <w:fldChar w:fldCharType="separate"/>
        </w:r>
        <w:r>
          <w:rPr>
            <w:noProof/>
            <w:webHidden/>
          </w:rPr>
          <w:t>10</w:t>
        </w:r>
        <w:r>
          <w:rPr>
            <w:noProof/>
            <w:webHidden/>
          </w:rPr>
          <w:fldChar w:fldCharType="end"/>
        </w:r>
      </w:hyperlink>
    </w:p>
    <w:p w14:paraId="10EEE18A" w14:textId="4ADEAF84" w:rsidR="0036548D" w:rsidRDefault="0036548D">
      <w:pPr>
        <w:pStyle w:val="TOC3"/>
        <w:tabs>
          <w:tab w:val="right" w:leader="dot" w:pos="9016"/>
        </w:tabs>
        <w:rPr>
          <w:rFonts w:asciiTheme="minorHAnsi" w:eastAsiaTheme="minorEastAsia" w:hAnsiTheme="minorHAnsi"/>
          <w:noProof/>
          <w:sz w:val="24"/>
          <w:szCs w:val="24"/>
        </w:rPr>
      </w:pPr>
      <w:hyperlink w:anchor="_Toc213910009" w:history="1">
        <w:r w:rsidRPr="0018332A">
          <w:rPr>
            <w:rStyle w:val="Hyperlink"/>
            <w:noProof/>
          </w:rPr>
          <w:t>3.1.8. Position.java</w:t>
        </w:r>
        <w:r>
          <w:rPr>
            <w:noProof/>
            <w:webHidden/>
          </w:rPr>
          <w:tab/>
        </w:r>
        <w:r>
          <w:rPr>
            <w:noProof/>
            <w:webHidden/>
          </w:rPr>
          <w:fldChar w:fldCharType="begin"/>
        </w:r>
        <w:r>
          <w:rPr>
            <w:noProof/>
            <w:webHidden/>
          </w:rPr>
          <w:instrText xml:space="preserve"> PAGEREF _Toc213910009 \h </w:instrText>
        </w:r>
        <w:r>
          <w:rPr>
            <w:noProof/>
            <w:webHidden/>
          </w:rPr>
        </w:r>
        <w:r>
          <w:rPr>
            <w:noProof/>
            <w:webHidden/>
          </w:rPr>
          <w:fldChar w:fldCharType="separate"/>
        </w:r>
        <w:r>
          <w:rPr>
            <w:noProof/>
            <w:webHidden/>
          </w:rPr>
          <w:t>10</w:t>
        </w:r>
        <w:r>
          <w:rPr>
            <w:noProof/>
            <w:webHidden/>
          </w:rPr>
          <w:fldChar w:fldCharType="end"/>
        </w:r>
      </w:hyperlink>
    </w:p>
    <w:p w14:paraId="374F213B" w14:textId="0D7212E1" w:rsidR="0036548D" w:rsidRDefault="0036548D">
      <w:pPr>
        <w:pStyle w:val="TOC3"/>
        <w:tabs>
          <w:tab w:val="right" w:leader="dot" w:pos="9016"/>
        </w:tabs>
        <w:rPr>
          <w:rFonts w:asciiTheme="minorHAnsi" w:eastAsiaTheme="minorEastAsia" w:hAnsiTheme="minorHAnsi"/>
          <w:noProof/>
          <w:sz w:val="24"/>
          <w:szCs w:val="24"/>
        </w:rPr>
      </w:pPr>
      <w:hyperlink w:anchor="_Toc213910010" w:history="1">
        <w:r w:rsidRPr="0018332A">
          <w:rPr>
            <w:rStyle w:val="Hyperlink"/>
            <w:noProof/>
          </w:rPr>
          <w:t>3.1.9. Score.java</w:t>
        </w:r>
        <w:r>
          <w:rPr>
            <w:noProof/>
            <w:webHidden/>
          </w:rPr>
          <w:tab/>
        </w:r>
        <w:r>
          <w:rPr>
            <w:noProof/>
            <w:webHidden/>
          </w:rPr>
          <w:fldChar w:fldCharType="begin"/>
        </w:r>
        <w:r>
          <w:rPr>
            <w:noProof/>
            <w:webHidden/>
          </w:rPr>
          <w:instrText xml:space="preserve"> PAGEREF _Toc213910010 \h </w:instrText>
        </w:r>
        <w:r>
          <w:rPr>
            <w:noProof/>
            <w:webHidden/>
          </w:rPr>
        </w:r>
        <w:r>
          <w:rPr>
            <w:noProof/>
            <w:webHidden/>
          </w:rPr>
          <w:fldChar w:fldCharType="separate"/>
        </w:r>
        <w:r>
          <w:rPr>
            <w:noProof/>
            <w:webHidden/>
          </w:rPr>
          <w:t>11</w:t>
        </w:r>
        <w:r>
          <w:rPr>
            <w:noProof/>
            <w:webHidden/>
          </w:rPr>
          <w:fldChar w:fldCharType="end"/>
        </w:r>
      </w:hyperlink>
    </w:p>
    <w:p w14:paraId="71BAB3D1" w14:textId="157F9032" w:rsidR="0036548D" w:rsidRDefault="0036548D">
      <w:pPr>
        <w:pStyle w:val="TOC3"/>
        <w:tabs>
          <w:tab w:val="right" w:leader="dot" w:pos="9016"/>
        </w:tabs>
        <w:rPr>
          <w:rFonts w:asciiTheme="minorHAnsi" w:eastAsiaTheme="minorEastAsia" w:hAnsiTheme="minorHAnsi"/>
          <w:noProof/>
          <w:sz w:val="24"/>
          <w:szCs w:val="24"/>
        </w:rPr>
      </w:pPr>
      <w:hyperlink w:anchor="_Toc213910011" w:history="1">
        <w:r w:rsidRPr="0018332A">
          <w:rPr>
            <w:rStyle w:val="Hyperlink"/>
            <w:noProof/>
          </w:rPr>
          <w:t>3.2. UI</w:t>
        </w:r>
        <w:r>
          <w:rPr>
            <w:noProof/>
            <w:webHidden/>
          </w:rPr>
          <w:tab/>
        </w:r>
        <w:r>
          <w:rPr>
            <w:noProof/>
            <w:webHidden/>
          </w:rPr>
          <w:fldChar w:fldCharType="begin"/>
        </w:r>
        <w:r>
          <w:rPr>
            <w:noProof/>
            <w:webHidden/>
          </w:rPr>
          <w:instrText xml:space="preserve"> PAGEREF _Toc213910011 \h </w:instrText>
        </w:r>
        <w:r>
          <w:rPr>
            <w:noProof/>
            <w:webHidden/>
          </w:rPr>
        </w:r>
        <w:r>
          <w:rPr>
            <w:noProof/>
            <w:webHidden/>
          </w:rPr>
          <w:fldChar w:fldCharType="separate"/>
        </w:r>
        <w:r>
          <w:rPr>
            <w:noProof/>
            <w:webHidden/>
          </w:rPr>
          <w:t>11</w:t>
        </w:r>
        <w:r>
          <w:rPr>
            <w:noProof/>
            <w:webHidden/>
          </w:rPr>
          <w:fldChar w:fldCharType="end"/>
        </w:r>
      </w:hyperlink>
    </w:p>
    <w:p w14:paraId="22913B89" w14:textId="6F618070" w:rsidR="0036548D" w:rsidRDefault="0036548D">
      <w:pPr>
        <w:pStyle w:val="TOC3"/>
        <w:tabs>
          <w:tab w:val="right" w:leader="dot" w:pos="9016"/>
        </w:tabs>
        <w:rPr>
          <w:rFonts w:asciiTheme="minorHAnsi" w:eastAsiaTheme="minorEastAsia" w:hAnsiTheme="minorHAnsi"/>
          <w:noProof/>
          <w:sz w:val="24"/>
          <w:szCs w:val="24"/>
        </w:rPr>
      </w:pPr>
      <w:hyperlink w:anchor="_Toc213910012" w:history="1">
        <w:r w:rsidRPr="0018332A">
          <w:rPr>
            <w:rStyle w:val="Hyperlink"/>
            <w:noProof/>
          </w:rPr>
          <w:t>3.2.1. GamePanel.java</w:t>
        </w:r>
        <w:r>
          <w:rPr>
            <w:noProof/>
            <w:webHidden/>
          </w:rPr>
          <w:tab/>
        </w:r>
        <w:r>
          <w:rPr>
            <w:noProof/>
            <w:webHidden/>
          </w:rPr>
          <w:fldChar w:fldCharType="begin"/>
        </w:r>
        <w:r>
          <w:rPr>
            <w:noProof/>
            <w:webHidden/>
          </w:rPr>
          <w:instrText xml:space="preserve"> PAGEREF _Toc213910012 \h </w:instrText>
        </w:r>
        <w:r>
          <w:rPr>
            <w:noProof/>
            <w:webHidden/>
          </w:rPr>
        </w:r>
        <w:r>
          <w:rPr>
            <w:noProof/>
            <w:webHidden/>
          </w:rPr>
          <w:fldChar w:fldCharType="separate"/>
        </w:r>
        <w:r>
          <w:rPr>
            <w:noProof/>
            <w:webHidden/>
          </w:rPr>
          <w:t>11</w:t>
        </w:r>
        <w:r>
          <w:rPr>
            <w:noProof/>
            <w:webHidden/>
          </w:rPr>
          <w:fldChar w:fldCharType="end"/>
        </w:r>
      </w:hyperlink>
    </w:p>
    <w:p w14:paraId="38A5ABBF" w14:textId="4CC746B7" w:rsidR="0036548D" w:rsidRDefault="0036548D">
      <w:pPr>
        <w:pStyle w:val="TOC3"/>
        <w:tabs>
          <w:tab w:val="right" w:leader="dot" w:pos="9016"/>
        </w:tabs>
        <w:rPr>
          <w:rFonts w:asciiTheme="minorHAnsi" w:eastAsiaTheme="minorEastAsia" w:hAnsiTheme="minorHAnsi"/>
          <w:noProof/>
          <w:sz w:val="24"/>
          <w:szCs w:val="24"/>
        </w:rPr>
      </w:pPr>
      <w:hyperlink w:anchor="_Toc213910013" w:history="1">
        <w:r w:rsidRPr="0018332A">
          <w:rPr>
            <w:rStyle w:val="Hyperlink"/>
            <w:noProof/>
          </w:rPr>
          <w:t>3.2.2. MenuPanel.java</w:t>
        </w:r>
        <w:r>
          <w:rPr>
            <w:noProof/>
            <w:webHidden/>
          </w:rPr>
          <w:tab/>
        </w:r>
        <w:r>
          <w:rPr>
            <w:noProof/>
            <w:webHidden/>
          </w:rPr>
          <w:fldChar w:fldCharType="begin"/>
        </w:r>
        <w:r>
          <w:rPr>
            <w:noProof/>
            <w:webHidden/>
          </w:rPr>
          <w:instrText xml:space="preserve"> PAGEREF _Toc213910013 \h </w:instrText>
        </w:r>
        <w:r>
          <w:rPr>
            <w:noProof/>
            <w:webHidden/>
          </w:rPr>
        </w:r>
        <w:r>
          <w:rPr>
            <w:noProof/>
            <w:webHidden/>
          </w:rPr>
          <w:fldChar w:fldCharType="separate"/>
        </w:r>
        <w:r>
          <w:rPr>
            <w:noProof/>
            <w:webHidden/>
          </w:rPr>
          <w:t>11</w:t>
        </w:r>
        <w:r>
          <w:rPr>
            <w:noProof/>
            <w:webHidden/>
          </w:rPr>
          <w:fldChar w:fldCharType="end"/>
        </w:r>
      </w:hyperlink>
    </w:p>
    <w:p w14:paraId="46BA81F9" w14:textId="174D7C6B" w:rsidR="0036548D" w:rsidRDefault="0036548D">
      <w:pPr>
        <w:pStyle w:val="TOC3"/>
        <w:tabs>
          <w:tab w:val="right" w:leader="dot" w:pos="9016"/>
        </w:tabs>
        <w:rPr>
          <w:rFonts w:asciiTheme="minorHAnsi" w:eastAsiaTheme="minorEastAsia" w:hAnsiTheme="minorHAnsi"/>
          <w:noProof/>
          <w:sz w:val="24"/>
          <w:szCs w:val="24"/>
        </w:rPr>
      </w:pPr>
      <w:hyperlink w:anchor="_Toc213910014" w:history="1">
        <w:r w:rsidRPr="0018332A">
          <w:rPr>
            <w:rStyle w:val="Hyperlink"/>
            <w:noProof/>
          </w:rPr>
          <w:t>3.3. Main</w:t>
        </w:r>
        <w:r>
          <w:rPr>
            <w:noProof/>
            <w:webHidden/>
          </w:rPr>
          <w:tab/>
        </w:r>
        <w:r>
          <w:rPr>
            <w:noProof/>
            <w:webHidden/>
          </w:rPr>
          <w:fldChar w:fldCharType="begin"/>
        </w:r>
        <w:r>
          <w:rPr>
            <w:noProof/>
            <w:webHidden/>
          </w:rPr>
          <w:instrText xml:space="preserve"> PAGEREF _Toc213910014 \h </w:instrText>
        </w:r>
        <w:r>
          <w:rPr>
            <w:noProof/>
            <w:webHidden/>
          </w:rPr>
        </w:r>
        <w:r>
          <w:rPr>
            <w:noProof/>
            <w:webHidden/>
          </w:rPr>
          <w:fldChar w:fldCharType="separate"/>
        </w:r>
        <w:r>
          <w:rPr>
            <w:noProof/>
            <w:webHidden/>
          </w:rPr>
          <w:t>12</w:t>
        </w:r>
        <w:r>
          <w:rPr>
            <w:noProof/>
            <w:webHidden/>
          </w:rPr>
          <w:fldChar w:fldCharType="end"/>
        </w:r>
      </w:hyperlink>
    </w:p>
    <w:p w14:paraId="7C190126" w14:textId="3C1FB827" w:rsidR="0036548D" w:rsidRDefault="0036548D">
      <w:pPr>
        <w:pStyle w:val="TOC1"/>
        <w:tabs>
          <w:tab w:val="right" w:leader="dot" w:pos="9016"/>
        </w:tabs>
        <w:rPr>
          <w:rFonts w:asciiTheme="minorHAnsi" w:eastAsiaTheme="minorEastAsia" w:hAnsiTheme="minorHAnsi"/>
          <w:noProof/>
          <w:sz w:val="24"/>
          <w:szCs w:val="24"/>
        </w:rPr>
      </w:pPr>
      <w:hyperlink w:anchor="_Toc213910015" w:history="1">
        <w:r w:rsidRPr="0018332A">
          <w:rPr>
            <w:rStyle w:val="Hyperlink"/>
            <w:noProof/>
            <w:lang w:val="vi-VN"/>
          </w:rPr>
          <w:t>Phần 4. Kết quả &amp; giao diện</w:t>
        </w:r>
        <w:r>
          <w:rPr>
            <w:noProof/>
            <w:webHidden/>
          </w:rPr>
          <w:tab/>
        </w:r>
        <w:r>
          <w:rPr>
            <w:noProof/>
            <w:webHidden/>
          </w:rPr>
          <w:fldChar w:fldCharType="begin"/>
        </w:r>
        <w:r>
          <w:rPr>
            <w:noProof/>
            <w:webHidden/>
          </w:rPr>
          <w:instrText xml:space="preserve"> PAGEREF _Toc213910015 \h </w:instrText>
        </w:r>
        <w:r>
          <w:rPr>
            <w:noProof/>
            <w:webHidden/>
          </w:rPr>
        </w:r>
        <w:r>
          <w:rPr>
            <w:noProof/>
            <w:webHidden/>
          </w:rPr>
          <w:fldChar w:fldCharType="separate"/>
        </w:r>
        <w:r>
          <w:rPr>
            <w:noProof/>
            <w:webHidden/>
          </w:rPr>
          <w:t>15</w:t>
        </w:r>
        <w:r>
          <w:rPr>
            <w:noProof/>
            <w:webHidden/>
          </w:rPr>
          <w:fldChar w:fldCharType="end"/>
        </w:r>
      </w:hyperlink>
    </w:p>
    <w:p w14:paraId="664E0AE2" w14:textId="1D9BF091" w:rsidR="0036548D" w:rsidRDefault="0036548D">
      <w:pPr>
        <w:pStyle w:val="TOC2"/>
        <w:tabs>
          <w:tab w:val="right" w:leader="dot" w:pos="9016"/>
        </w:tabs>
        <w:rPr>
          <w:rFonts w:asciiTheme="minorHAnsi" w:eastAsiaTheme="minorEastAsia" w:hAnsiTheme="minorHAnsi"/>
          <w:noProof/>
          <w:sz w:val="24"/>
          <w:szCs w:val="24"/>
        </w:rPr>
      </w:pPr>
      <w:hyperlink w:anchor="_Toc213910016" w:history="1">
        <w:r w:rsidRPr="0018332A">
          <w:rPr>
            <w:rStyle w:val="Hyperlink"/>
            <w:noProof/>
          </w:rPr>
          <w:t>4.1. Kết quả</w:t>
        </w:r>
        <w:r>
          <w:rPr>
            <w:noProof/>
            <w:webHidden/>
          </w:rPr>
          <w:tab/>
        </w:r>
        <w:r>
          <w:rPr>
            <w:noProof/>
            <w:webHidden/>
          </w:rPr>
          <w:fldChar w:fldCharType="begin"/>
        </w:r>
        <w:r>
          <w:rPr>
            <w:noProof/>
            <w:webHidden/>
          </w:rPr>
          <w:instrText xml:space="preserve"> PAGEREF _Toc213910016 \h </w:instrText>
        </w:r>
        <w:r>
          <w:rPr>
            <w:noProof/>
            <w:webHidden/>
          </w:rPr>
        </w:r>
        <w:r>
          <w:rPr>
            <w:noProof/>
            <w:webHidden/>
          </w:rPr>
          <w:fldChar w:fldCharType="separate"/>
        </w:r>
        <w:r>
          <w:rPr>
            <w:noProof/>
            <w:webHidden/>
          </w:rPr>
          <w:t>15</w:t>
        </w:r>
        <w:r>
          <w:rPr>
            <w:noProof/>
            <w:webHidden/>
          </w:rPr>
          <w:fldChar w:fldCharType="end"/>
        </w:r>
      </w:hyperlink>
    </w:p>
    <w:p w14:paraId="5B047883" w14:textId="04EC544C" w:rsidR="0036548D" w:rsidRDefault="0036548D">
      <w:pPr>
        <w:pStyle w:val="TOC2"/>
        <w:tabs>
          <w:tab w:val="right" w:leader="dot" w:pos="9016"/>
        </w:tabs>
        <w:rPr>
          <w:rFonts w:asciiTheme="minorHAnsi" w:eastAsiaTheme="minorEastAsia" w:hAnsiTheme="minorHAnsi"/>
          <w:noProof/>
          <w:sz w:val="24"/>
          <w:szCs w:val="24"/>
        </w:rPr>
      </w:pPr>
      <w:hyperlink w:anchor="_Toc213910017" w:history="1">
        <w:r w:rsidRPr="0018332A">
          <w:rPr>
            <w:rStyle w:val="Hyperlink"/>
            <w:noProof/>
          </w:rPr>
          <w:t>4.2. Giao diện</w:t>
        </w:r>
        <w:r>
          <w:rPr>
            <w:noProof/>
            <w:webHidden/>
          </w:rPr>
          <w:tab/>
        </w:r>
        <w:r>
          <w:rPr>
            <w:noProof/>
            <w:webHidden/>
          </w:rPr>
          <w:fldChar w:fldCharType="begin"/>
        </w:r>
        <w:r>
          <w:rPr>
            <w:noProof/>
            <w:webHidden/>
          </w:rPr>
          <w:instrText xml:space="preserve"> PAGEREF _Toc213910017 \h </w:instrText>
        </w:r>
        <w:r>
          <w:rPr>
            <w:noProof/>
            <w:webHidden/>
          </w:rPr>
        </w:r>
        <w:r>
          <w:rPr>
            <w:noProof/>
            <w:webHidden/>
          </w:rPr>
          <w:fldChar w:fldCharType="separate"/>
        </w:r>
        <w:r>
          <w:rPr>
            <w:noProof/>
            <w:webHidden/>
          </w:rPr>
          <w:t>16</w:t>
        </w:r>
        <w:r>
          <w:rPr>
            <w:noProof/>
            <w:webHidden/>
          </w:rPr>
          <w:fldChar w:fldCharType="end"/>
        </w:r>
      </w:hyperlink>
    </w:p>
    <w:p w14:paraId="55900F75" w14:textId="0A6A9C8C" w:rsidR="0036548D" w:rsidRDefault="0036548D">
      <w:pPr>
        <w:pStyle w:val="TOC3"/>
        <w:tabs>
          <w:tab w:val="right" w:leader="dot" w:pos="9016"/>
        </w:tabs>
        <w:rPr>
          <w:rFonts w:asciiTheme="minorHAnsi" w:eastAsiaTheme="minorEastAsia" w:hAnsiTheme="minorHAnsi"/>
          <w:noProof/>
          <w:sz w:val="24"/>
          <w:szCs w:val="24"/>
        </w:rPr>
      </w:pPr>
      <w:hyperlink w:anchor="_Toc213910018" w:history="1">
        <w:r w:rsidRPr="0018332A">
          <w:rPr>
            <w:rStyle w:val="Hyperlink"/>
            <w:noProof/>
          </w:rPr>
          <w:t>4.2.1. MenuPanel</w:t>
        </w:r>
        <w:r>
          <w:rPr>
            <w:noProof/>
            <w:webHidden/>
          </w:rPr>
          <w:tab/>
        </w:r>
        <w:r>
          <w:rPr>
            <w:noProof/>
            <w:webHidden/>
          </w:rPr>
          <w:fldChar w:fldCharType="begin"/>
        </w:r>
        <w:r>
          <w:rPr>
            <w:noProof/>
            <w:webHidden/>
          </w:rPr>
          <w:instrText xml:space="preserve"> PAGEREF _Toc213910018 \h </w:instrText>
        </w:r>
        <w:r>
          <w:rPr>
            <w:noProof/>
            <w:webHidden/>
          </w:rPr>
        </w:r>
        <w:r>
          <w:rPr>
            <w:noProof/>
            <w:webHidden/>
          </w:rPr>
          <w:fldChar w:fldCharType="separate"/>
        </w:r>
        <w:r>
          <w:rPr>
            <w:noProof/>
            <w:webHidden/>
          </w:rPr>
          <w:t>16</w:t>
        </w:r>
        <w:r>
          <w:rPr>
            <w:noProof/>
            <w:webHidden/>
          </w:rPr>
          <w:fldChar w:fldCharType="end"/>
        </w:r>
      </w:hyperlink>
    </w:p>
    <w:p w14:paraId="12ADDB7D" w14:textId="3F9F892B" w:rsidR="0036548D" w:rsidRDefault="0036548D">
      <w:pPr>
        <w:pStyle w:val="TOC3"/>
        <w:tabs>
          <w:tab w:val="right" w:leader="dot" w:pos="9016"/>
        </w:tabs>
        <w:rPr>
          <w:rFonts w:asciiTheme="minorHAnsi" w:eastAsiaTheme="minorEastAsia" w:hAnsiTheme="minorHAnsi"/>
          <w:noProof/>
          <w:sz w:val="24"/>
          <w:szCs w:val="24"/>
        </w:rPr>
      </w:pPr>
      <w:hyperlink w:anchor="_Toc213910019" w:history="1">
        <w:r w:rsidRPr="0018332A">
          <w:rPr>
            <w:rStyle w:val="Hyperlink"/>
            <w:noProof/>
          </w:rPr>
          <w:t>4.2.2. GamePanel</w:t>
        </w:r>
        <w:r>
          <w:rPr>
            <w:noProof/>
            <w:webHidden/>
          </w:rPr>
          <w:tab/>
        </w:r>
        <w:r>
          <w:rPr>
            <w:noProof/>
            <w:webHidden/>
          </w:rPr>
          <w:fldChar w:fldCharType="begin"/>
        </w:r>
        <w:r>
          <w:rPr>
            <w:noProof/>
            <w:webHidden/>
          </w:rPr>
          <w:instrText xml:space="preserve"> PAGEREF _Toc213910019 \h </w:instrText>
        </w:r>
        <w:r>
          <w:rPr>
            <w:noProof/>
            <w:webHidden/>
          </w:rPr>
        </w:r>
        <w:r>
          <w:rPr>
            <w:noProof/>
            <w:webHidden/>
          </w:rPr>
          <w:fldChar w:fldCharType="separate"/>
        </w:r>
        <w:r>
          <w:rPr>
            <w:noProof/>
            <w:webHidden/>
          </w:rPr>
          <w:t>17</w:t>
        </w:r>
        <w:r>
          <w:rPr>
            <w:noProof/>
            <w:webHidden/>
          </w:rPr>
          <w:fldChar w:fldCharType="end"/>
        </w:r>
      </w:hyperlink>
    </w:p>
    <w:p w14:paraId="32CA1809" w14:textId="43483DEB" w:rsidR="0036548D" w:rsidRDefault="0036548D">
      <w:pPr>
        <w:pStyle w:val="TOC2"/>
        <w:tabs>
          <w:tab w:val="right" w:leader="dot" w:pos="9016"/>
        </w:tabs>
        <w:rPr>
          <w:rFonts w:asciiTheme="minorHAnsi" w:eastAsiaTheme="minorEastAsia" w:hAnsiTheme="minorHAnsi"/>
          <w:noProof/>
          <w:sz w:val="24"/>
          <w:szCs w:val="24"/>
        </w:rPr>
      </w:pPr>
      <w:hyperlink w:anchor="_Toc213910020" w:history="1">
        <w:r w:rsidRPr="0018332A">
          <w:rPr>
            <w:rStyle w:val="Hyperlink"/>
            <w:noProof/>
          </w:rPr>
          <w:t>4.3. Tóm tắt</w:t>
        </w:r>
        <w:r>
          <w:rPr>
            <w:noProof/>
            <w:webHidden/>
          </w:rPr>
          <w:tab/>
        </w:r>
        <w:r>
          <w:rPr>
            <w:noProof/>
            <w:webHidden/>
          </w:rPr>
          <w:fldChar w:fldCharType="begin"/>
        </w:r>
        <w:r>
          <w:rPr>
            <w:noProof/>
            <w:webHidden/>
          </w:rPr>
          <w:instrText xml:space="preserve"> PAGEREF _Toc213910020 \h </w:instrText>
        </w:r>
        <w:r>
          <w:rPr>
            <w:noProof/>
            <w:webHidden/>
          </w:rPr>
        </w:r>
        <w:r>
          <w:rPr>
            <w:noProof/>
            <w:webHidden/>
          </w:rPr>
          <w:fldChar w:fldCharType="separate"/>
        </w:r>
        <w:r>
          <w:rPr>
            <w:noProof/>
            <w:webHidden/>
          </w:rPr>
          <w:t>18</w:t>
        </w:r>
        <w:r>
          <w:rPr>
            <w:noProof/>
            <w:webHidden/>
          </w:rPr>
          <w:fldChar w:fldCharType="end"/>
        </w:r>
      </w:hyperlink>
    </w:p>
    <w:p w14:paraId="0E08F201" w14:textId="470EDB1A" w:rsidR="0036548D" w:rsidRDefault="0036548D">
      <w:pPr>
        <w:pStyle w:val="TOC1"/>
        <w:tabs>
          <w:tab w:val="right" w:leader="dot" w:pos="9016"/>
        </w:tabs>
        <w:rPr>
          <w:rFonts w:asciiTheme="minorHAnsi" w:eastAsiaTheme="minorEastAsia" w:hAnsiTheme="minorHAnsi"/>
          <w:noProof/>
          <w:sz w:val="24"/>
          <w:szCs w:val="24"/>
        </w:rPr>
      </w:pPr>
      <w:hyperlink w:anchor="_Toc213910021" w:history="1">
        <w:r w:rsidRPr="0018332A">
          <w:rPr>
            <w:rStyle w:val="Hyperlink"/>
            <w:noProof/>
            <w:lang w:val="vi-VN"/>
          </w:rPr>
          <w:t>Phần 5. Kết luận &amp; hướng phát triển</w:t>
        </w:r>
        <w:r>
          <w:rPr>
            <w:noProof/>
            <w:webHidden/>
          </w:rPr>
          <w:tab/>
        </w:r>
        <w:r>
          <w:rPr>
            <w:noProof/>
            <w:webHidden/>
          </w:rPr>
          <w:fldChar w:fldCharType="begin"/>
        </w:r>
        <w:r>
          <w:rPr>
            <w:noProof/>
            <w:webHidden/>
          </w:rPr>
          <w:instrText xml:space="preserve"> PAGEREF _Toc213910021 \h </w:instrText>
        </w:r>
        <w:r>
          <w:rPr>
            <w:noProof/>
            <w:webHidden/>
          </w:rPr>
        </w:r>
        <w:r>
          <w:rPr>
            <w:noProof/>
            <w:webHidden/>
          </w:rPr>
          <w:fldChar w:fldCharType="separate"/>
        </w:r>
        <w:r>
          <w:rPr>
            <w:noProof/>
            <w:webHidden/>
          </w:rPr>
          <w:t>19</w:t>
        </w:r>
        <w:r>
          <w:rPr>
            <w:noProof/>
            <w:webHidden/>
          </w:rPr>
          <w:fldChar w:fldCharType="end"/>
        </w:r>
      </w:hyperlink>
    </w:p>
    <w:p w14:paraId="0838D6F3" w14:textId="16417CC7" w:rsidR="0036548D" w:rsidRDefault="0036548D">
      <w:pPr>
        <w:pStyle w:val="TOC2"/>
        <w:tabs>
          <w:tab w:val="right" w:leader="dot" w:pos="9016"/>
        </w:tabs>
        <w:rPr>
          <w:rFonts w:asciiTheme="minorHAnsi" w:eastAsiaTheme="minorEastAsia" w:hAnsiTheme="minorHAnsi"/>
          <w:noProof/>
          <w:sz w:val="24"/>
          <w:szCs w:val="24"/>
        </w:rPr>
      </w:pPr>
      <w:hyperlink w:anchor="_Toc213910022" w:history="1">
        <w:r w:rsidRPr="0018332A">
          <w:rPr>
            <w:rStyle w:val="Hyperlink"/>
            <w:noProof/>
          </w:rPr>
          <w:t>5.1. Kết luận</w:t>
        </w:r>
        <w:r>
          <w:rPr>
            <w:noProof/>
            <w:webHidden/>
          </w:rPr>
          <w:tab/>
        </w:r>
        <w:r>
          <w:rPr>
            <w:noProof/>
            <w:webHidden/>
          </w:rPr>
          <w:fldChar w:fldCharType="begin"/>
        </w:r>
        <w:r>
          <w:rPr>
            <w:noProof/>
            <w:webHidden/>
          </w:rPr>
          <w:instrText xml:space="preserve"> PAGEREF _Toc213910022 \h </w:instrText>
        </w:r>
        <w:r>
          <w:rPr>
            <w:noProof/>
            <w:webHidden/>
          </w:rPr>
        </w:r>
        <w:r>
          <w:rPr>
            <w:noProof/>
            <w:webHidden/>
          </w:rPr>
          <w:fldChar w:fldCharType="separate"/>
        </w:r>
        <w:r>
          <w:rPr>
            <w:noProof/>
            <w:webHidden/>
          </w:rPr>
          <w:t>19</w:t>
        </w:r>
        <w:r>
          <w:rPr>
            <w:noProof/>
            <w:webHidden/>
          </w:rPr>
          <w:fldChar w:fldCharType="end"/>
        </w:r>
      </w:hyperlink>
    </w:p>
    <w:p w14:paraId="079ADFCE" w14:textId="208D3604" w:rsidR="0036548D" w:rsidRDefault="0036548D">
      <w:pPr>
        <w:pStyle w:val="TOC2"/>
        <w:tabs>
          <w:tab w:val="right" w:leader="dot" w:pos="9016"/>
        </w:tabs>
        <w:rPr>
          <w:rFonts w:asciiTheme="minorHAnsi" w:eastAsiaTheme="minorEastAsia" w:hAnsiTheme="minorHAnsi"/>
          <w:noProof/>
          <w:sz w:val="24"/>
          <w:szCs w:val="24"/>
        </w:rPr>
      </w:pPr>
      <w:hyperlink w:anchor="_Toc213910023" w:history="1">
        <w:r w:rsidRPr="0018332A">
          <w:rPr>
            <w:rStyle w:val="Hyperlink"/>
            <w:noProof/>
          </w:rPr>
          <w:t>5.2. Hướng phát triển</w:t>
        </w:r>
        <w:r>
          <w:rPr>
            <w:noProof/>
            <w:webHidden/>
          </w:rPr>
          <w:tab/>
        </w:r>
        <w:r>
          <w:rPr>
            <w:noProof/>
            <w:webHidden/>
          </w:rPr>
          <w:fldChar w:fldCharType="begin"/>
        </w:r>
        <w:r>
          <w:rPr>
            <w:noProof/>
            <w:webHidden/>
          </w:rPr>
          <w:instrText xml:space="preserve"> PAGEREF _Toc213910023 \h </w:instrText>
        </w:r>
        <w:r>
          <w:rPr>
            <w:noProof/>
            <w:webHidden/>
          </w:rPr>
        </w:r>
        <w:r>
          <w:rPr>
            <w:noProof/>
            <w:webHidden/>
          </w:rPr>
          <w:fldChar w:fldCharType="separate"/>
        </w:r>
        <w:r>
          <w:rPr>
            <w:noProof/>
            <w:webHidden/>
          </w:rPr>
          <w:t>20</w:t>
        </w:r>
        <w:r>
          <w:rPr>
            <w:noProof/>
            <w:webHidden/>
          </w:rPr>
          <w:fldChar w:fldCharType="end"/>
        </w:r>
      </w:hyperlink>
    </w:p>
    <w:p w14:paraId="5B8885CD" w14:textId="030772C2" w:rsidR="0036548D" w:rsidRDefault="0036548D">
      <w:pPr>
        <w:pStyle w:val="TOC1"/>
        <w:tabs>
          <w:tab w:val="right" w:leader="dot" w:pos="9016"/>
        </w:tabs>
        <w:rPr>
          <w:rFonts w:asciiTheme="minorHAnsi" w:eastAsiaTheme="minorEastAsia" w:hAnsiTheme="minorHAnsi"/>
          <w:noProof/>
          <w:sz w:val="24"/>
          <w:szCs w:val="24"/>
        </w:rPr>
      </w:pPr>
      <w:hyperlink w:anchor="_Toc213910024" w:history="1">
        <w:r w:rsidRPr="0018332A">
          <w:rPr>
            <w:rStyle w:val="Hyperlink"/>
            <w:noProof/>
            <w:lang w:val="vi-VN"/>
          </w:rPr>
          <w:t>Phần 6. Mã nguồn đầy đủ</w:t>
        </w:r>
        <w:r>
          <w:rPr>
            <w:noProof/>
            <w:webHidden/>
          </w:rPr>
          <w:tab/>
        </w:r>
        <w:r>
          <w:rPr>
            <w:noProof/>
            <w:webHidden/>
          </w:rPr>
          <w:fldChar w:fldCharType="begin"/>
        </w:r>
        <w:r>
          <w:rPr>
            <w:noProof/>
            <w:webHidden/>
          </w:rPr>
          <w:instrText xml:space="preserve"> PAGEREF _Toc213910024 \h </w:instrText>
        </w:r>
        <w:r>
          <w:rPr>
            <w:noProof/>
            <w:webHidden/>
          </w:rPr>
        </w:r>
        <w:r>
          <w:rPr>
            <w:noProof/>
            <w:webHidden/>
          </w:rPr>
          <w:fldChar w:fldCharType="separate"/>
        </w:r>
        <w:r>
          <w:rPr>
            <w:noProof/>
            <w:webHidden/>
          </w:rPr>
          <w:t>21</w:t>
        </w:r>
        <w:r>
          <w:rPr>
            <w:noProof/>
            <w:webHidden/>
          </w:rPr>
          <w:fldChar w:fldCharType="end"/>
        </w:r>
      </w:hyperlink>
    </w:p>
    <w:p w14:paraId="1F81EA82" w14:textId="17F25419" w:rsidR="0036548D" w:rsidRDefault="0036548D">
      <w:pPr>
        <w:pStyle w:val="TOC2"/>
        <w:tabs>
          <w:tab w:val="right" w:leader="dot" w:pos="9016"/>
        </w:tabs>
        <w:rPr>
          <w:rFonts w:asciiTheme="minorHAnsi" w:eastAsiaTheme="minorEastAsia" w:hAnsiTheme="minorHAnsi"/>
          <w:noProof/>
          <w:sz w:val="24"/>
          <w:szCs w:val="24"/>
        </w:rPr>
      </w:pPr>
      <w:hyperlink w:anchor="_Toc213910025" w:history="1">
        <w:r w:rsidRPr="0018332A">
          <w:rPr>
            <w:rStyle w:val="Hyperlink"/>
            <w:noProof/>
          </w:rPr>
          <w:t>6.1. Core</w:t>
        </w:r>
        <w:r>
          <w:rPr>
            <w:noProof/>
            <w:webHidden/>
          </w:rPr>
          <w:tab/>
        </w:r>
        <w:r>
          <w:rPr>
            <w:noProof/>
            <w:webHidden/>
          </w:rPr>
          <w:fldChar w:fldCharType="begin"/>
        </w:r>
        <w:r>
          <w:rPr>
            <w:noProof/>
            <w:webHidden/>
          </w:rPr>
          <w:instrText xml:space="preserve"> PAGEREF _Toc213910025 \h </w:instrText>
        </w:r>
        <w:r>
          <w:rPr>
            <w:noProof/>
            <w:webHidden/>
          </w:rPr>
        </w:r>
        <w:r>
          <w:rPr>
            <w:noProof/>
            <w:webHidden/>
          </w:rPr>
          <w:fldChar w:fldCharType="separate"/>
        </w:r>
        <w:r>
          <w:rPr>
            <w:noProof/>
            <w:webHidden/>
          </w:rPr>
          <w:t>21</w:t>
        </w:r>
        <w:r>
          <w:rPr>
            <w:noProof/>
            <w:webHidden/>
          </w:rPr>
          <w:fldChar w:fldCharType="end"/>
        </w:r>
      </w:hyperlink>
    </w:p>
    <w:p w14:paraId="560E3951" w14:textId="4332B368" w:rsidR="0036548D" w:rsidRDefault="0036548D">
      <w:pPr>
        <w:pStyle w:val="TOC3"/>
        <w:tabs>
          <w:tab w:val="right" w:leader="dot" w:pos="9016"/>
        </w:tabs>
        <w:rPr>
          <w:rFonts w:asciiTheme="minorHAnsi" w:eastAsiaTheme="minorEastAsia" w:hAnsiTheme="minorHAnsi"/>
          <w:noProof/>
          <w:sz w:val="24"/>
          <w:szCs w:val="24"/>
        </w:rPr>
      </w:pPr>
      <w:hyperlink w:anchor="_Toc213910026" w:history="1">
        <w:r w:rsidRPr="0018332A">
          <w:rPr>
            <w:rStyle w:val="Hyperlink"/>
            <w:noProof/>
          </w:rPr>
          <w:t>6.1.1. BlockFactory.java</w:t>
        </w:r>
        <w:r>
          <w:rPr>
            <w:noProof/>
            <w:webHidden/>
          </w:rPr>
          <w:tab/>
        </w:r>
        <w:r>
          <w:rPr>
            <w:noProof/>
            <w:webHidden/>
          </w:rPr>
          <w:fldChar w:fldCharType="begin"/>
        </w:r>
        <w:r>
          <w:rPr>
            <w:noProof/>
            <w:webHidden/>
          </w:rPr>
          <w:instrText xml:space="preserve"> PAGEREF _Toc213910026 \h </w:instrText>
        </w:r>
        <w:r>
          <w:rPr>
            <w:noProof/>
            <w:webHidden/>
          </w:rPr>
        </w:r>
        <w:r>
          <w:rPr>
            <w:noProof/>
            <w:webHidden/>
          </w:rPr>
          <w:fldChar w:fldCharType="separate"/>
        </w:r>
        <w:r>
          <w:rPr>
            <w:noProof/>
            <w:webHidden/>
          </w:rPr>
          <w:t>21</w:t>
        </w:r>
        <w:r>
          <w:rPr>
            <w:noProof/>
            <w:webHidden/>
          </w:rPr>
          <w:fldChar w:fldCharType="end"/>
        </w:r>
      </w:hyperlink>
    </w:p>
    <w:p w14:paraId="7AB9CC30" w14:textId="680B8469" w:rsidR="0036548D" w:rsidRDefault="0036548D">
      <w:pPr>
        <w:pStyle w:val="TOC3"/>
        <w:tabs>
          <w:tab w:val="right" w:leader="dot" w:pos="9016"/>
        </w:tabs>
        <w:rPr>
          <w:rFonts w:asciiTheme="minorHAnsi" w:eastAsiaTheme="minorEastAsia" w:hAnsiTheme="minorHAnsi"/>
          <w:noProof/>
          <w:sz w:val="24"/>
          <w:szCs w:val="24"/>
        </w:rPr>
      </w:pPr>
      <w:hyperlink w:anchor="_Toc213910027" w:history="1">
        <w:r w:rsidRPr="0018332A">
          <w:rPr>
            <w:rStyle w:val="Hyperlink"/>
            <w:noProof/>
          </w:rPr>
          <w:t>6.1.2. Board.java</w:t>
        </w:r>
        <w:r>
          <w:rPr>
            <w:noProof/>
            <w:webHidden/>
          </w:rPr>
          <w:tab/>
        </w:r>
        <w:r>
          <w:rPr>
            <w:noProof/>
            <w:webHidden/>
          </w:rPr>
          <w:fldChar w:fldCharType="begin"/>
        </w:r>
        <w:r>
          <w:rPr>
            <w:noProof/>
            <w:webHidden/>
          </w:rPr>
          <w:instrText xml:space="preserve"> PAGEREF _Toc213910027 \h </w:instrText>
        </w:r>
        <w:r>
          <w:rPr>
            <w:noProof/>
            <w:webHidden/>
          </w:rPr>
        </w:r>
        <w:r>
          <w:rPr>
            <w:noProof/>
            <w:webHidden/>
          </w:rPr>
          <w:fldChar w:fldCharType="separate"/>
        </w:r>
        <w:r>
          <w:rPr>
            <w:noProof/>
            <w:webHidden/>
          </w:rPr>
          <w:t>21</w:t>
        </w:r>
        <w:r>
          <w:rPr>
            <w:noProof/>
            <w:webHidden/>
          </w:rPr>
          <w:fldChar w:fldCharType="end"/>
        </w:r>
      </w:hyperlink>
    </w:p>
    <w:p w14:paraId="44DB3FA1" w14:textId="6261E100" w:rsidR="0036548D" w:rsidRDefault="0036548D">
      <w:pPr>
        <w:pStyle w:val="TOC3"/>
        <w:tabs>
          <w:tab w:val="right" w:leader="dot" w:pos="9016"/>
        </w:tabs>
        <w:rPr>
          <w:rFonts w:asciiTheme="minorHAnsi" w:eastAsiaTheme="minorEastAsia" w:hAnsiTheme="minorHAnsi"/>
          <w:noProof/>
          <w:sz w:val="24"/>
          <w:szCs w:val="24"/>
        </w:rPr>
      </w:pPr>
      <w:hyperlink w:anchor="_Toc213910028" w:history="1">
        <w:r w:rsidRPr="0018332A">
          <w:rPr>
            <w:rStyle w:val="Hyperlink"/>
            <w:noProof/>
          </w:rPr>
          <w:t>6.1.3. Cell.java</w:t>
        </w:r>
        <w:r>
          <w:rPr>
            <w:noProof/>
            <w:webHidden/>
          </w:rPr>
          <w:tab/>
        </w:r>
        <w:r>
          <w:rPr>
            <w:noProof/>
            <w:webHidden/>
          </w:rPr>
          <w:fldChar w:fldCharType="begin"/>
        </w:r>
        <w:r>
          <w:rPr>
            <w:noProof/>
            <w:webHidden/>
          </w:rPr>
          <w:instrText xml:space="preserve"> PAGEREF _Toc213910028 \h </w:instrText>
        </w:r>
        <w:r>
          <w:rPr>
            <w:noProof/>
            <w:webHidden/>
          </w:rPr>
        </w:r>
        <w:r>
          <w:rPr>
            <w:noProof/>
            <w:webHidden/>
          </w:rPr>
          <w:fldChar w:fldCharType="separate"/>
        </w:r>
        <w:r>
          <w:rPr>
            <w:noProof/>
            <w:webHidden/>
          </w:rPr>
          <w:t>22</w:t>
        </w:r>
        <w:r>
          <w:rPr>
            <w:noProof/>
            <w:webHidden/>
          </w:rPr>
          <w:fldChar w:fldCharType="end"/>
        </w:r>
      </w:hyperlink>
    </w:p>
    <w:p w14:paraId="2A24D670" w14:textId="3840E510" w:rsidR="0036548D" w:rsidRDefault="0036548D">
      <w:pPr>
        <w:pStyle w:val="TOC3"/>
        <w:tabs>
          <w:tab w:val="right" w:leader="dot" w:pos="9016"/>
        </w:tabs>
        <w:rPr>
          <w:rFonts w:asciiTheme="minorHAnsi" w:eastAsiaTheme="minorEastAsia" w:hAnsiTheme="minorHAnsi"/>
          <w:noProof/>
          <w:sz w:val="24"/>
          <w:szCs w:val="24"/>
        </w:rPr>
      </w:pPr>
      <w:hyperlink w:anchor="_Toc213910029" w:history="1">
        <w:r w:rsidRPr="0018332A">
          <w:rPr>
            <w:rStyle w:val="Hyperlink"/>
            <w:noProof/>
          </w:rPr>
          <w:t>6.1.4. Config.java</w:t>
        </w:r>
        <w:r>
          <w:rPr>
            <w:noProof/>
            <w:webHidden/>
          </w:rPr>
          <w:tab/>
        </w:r>
        <w:r>
          <w:rPr>
            <w:noProof/>
            <w:webHidden/>
          </w:rPr>
          <w:fldChar w:fldCharType="begin"/>
        </w:r>
        <w:r>
          <w:rPr>
            <w:noProof/>
            <w:webHidden/>
          </w:rPr>
          <w:instrText xml:space="preserve"> PAGEREF _Toc213910029 \h </w:instrText>
        </w:r>
        <w:r>
          <w:rPr>
            <w:noProof/>
            <w:webHidden/>
          </w:rPr>
        </w:r>
        <w:r>
          <w:rPr>
            <w:noProof/>
            <w:webHidden/>
          </w:rPr>
          <w:fldChar w:fldCharType="separate"/>
        </w:r>
        <w:r>
          <w:rPr>
            <w:noProof/>
            <w:webHidden/>
          </w:rPr>
          <w:t>23</w:t>
        </w:r>
        <w:r>
          <w:rPr>
            <w:noProof/>
            <w:webHidden/>
          </w:rPr>
          <w:fldChar w:fldCharType="end"/>
        </w:r>
      </w:hyperlink>
    </w:p>
    <w:p w14:paraId="62433D15" w14:textId="2084BA0F" w:rsidR="0036548D" w:rsidRDefault="0036548D">
      <w:pPr>
        <w:pStyle w:val="TOC3"/>
        <w:tabs>
          <w:tab w:val="right" w:leader="dot" w:pos="9016"/>
        </w:tabs>
        <w:rPr>
          <w:rFonts w:asciiTheme="minorHAnsi" w:eastAsiaTheme="minorEastAsia" w:hAnsiTheme="minorHAnsi"/>
          <w:noProof/>
          <w:sz w:val="24"/>
          <w:szCs w:val="24"/>
        </w:rPr>
      </w:pPr>
      <w:hyperlink w:anchor="_Toc213910030" w:history="1">
        <w:r w:rsidRPr="0018332A">
          <w:rPr>
            <w:rStyle w:val="Hyperlink"/>
            <w:noProof/>
          </w:rPr>
          <w:t>6.1.5. DefaultBlockFactory.java</w:t>
        </w:r>
        <w:r>
          <w:rPr>
            <w:noProof/>
            <w:webHidden/>
          </w:rPr>
          <w:tab/>
        </w:r>
        <w:r>
          <w:rPr>
            <w:noProof/>
            <w:webHidden/>
          </w:rPr>
          <w:fldChar w:fldCharType="begin"/>
        </w:r>
        <w:r>
          <w:rPr>
            <w:noProof/>
            <w:webHidden/>
          </w:rPr>
          <w:instrText xml:space="preserve"> PAGEREF _Toc213910030 \h </w:instrText>
        </w:r>
        <w:r>
          <w:rPr>
            <w:noProof/>
            <w:webHidden/>
          </w:rPr>
        </w:r>
        <w:r>
          <w:rPr>
            <w:noProof/>
            <w:webHidden/>
          </w:rPr>
          <w:fldChar w:fldCharType="separate"/>
        </w:r>
        <w:r>
          <w:rPr>
            <w:noProof/>
            <w:webHidden/>
          </w:rPr>
          <w:t>23</w:t>
        </w:r>
        <w:r>
          <w:rPr>
            <w:noProof/>
            <w:webHidden/>
          </w:rPr>
          <w:fldChar w:fldCharType="end"/>
        </w:r>
      </w:hyperlink>
    </w:p>
    <w:p w14:paraId="488B49E3" w14:textId="771FFB14" w:rsidR="0036548D" w:rsidRDefault="0036548D">
      <w:pPr>
        <w:pStyle w:val="TOC3"/>
        <w:tabs>
          <w:tab w:val="right" w:leader="dot" w:pos="9016"/>
        </w:tabs>
        <w:rPr>
          <w:rFonts w:asciiTheme="minorHAnsi" w:eastAsiaTheme="minorEastAsia" w:hAnsiTheme="minorHAnsi"/>
          <w:noProof/>
          <w:sz w:val="24"/>
          <w:szCs w:val="24"/>
        </w:rPr>
      </w:pPr>
      <w:hyperlink w:anchor="_Toc213910031" w:history="1">
        <w:r w:rsidRPr="0018332A">
          <w:rPr>
            <w:rStyle w:val="Hyperlink"/>
            <w:noProof/>
          </w:rPr>
          <w:t>6.1.6. gameControl.java</w:t>
        </w:r>
        <w:r>
          <w:rPr>
            <w:noProof/>
            <w:webHidden/>
          </w:rPr>
          <w:tab/>
        </w:r>
        <w:r>
          <w:rPr>
            <w:noProof/>
            <w:webHidden/>
          </w:rPr>
          <w:fldChar w:fldCharType="begin"/>
        </w:r>
        <w:r>
          <w:rPr>
            <w:noProof/>
            <w:webHidden/>
          </w:rPr>
          <w:instrText xml:space="preserve"> PAGEREF _Toc213910031 \h </w:instrText>
        </w:r>
        <w:r>
          <w:rPr>
            <w:noProof/>
            <w:webHidden/>
          </w:rPr>
        </w:r>
        <w:r>
          <w:rPr>
            <w:noProof/>
            <w:webHidden/>
          </w:rPr>
          <w:fldChar w:fldCharType="separate"/>
        </w:r>
        <w:r>
          <w:rPr>
            <w:noProof/>
            <w:webHidden/>
          </w:rPr>
          <w:t>24</w:t>
        </w:r>
        <w:r>
          <w:rPr>
            <w:noProof/>
            <w:webHidden/>
          </w:rPr>
          <w:fldChar w:fldCharType="end"/>
        </w:r>
      </w:hyperlink>
    </w:p>
    <w:p w14:paraId="229E5B97" w14:textId="3A671594" w:rsidR="0036548D" w:rsidRDefault="0036548D">
      <w:pPr>
        <w:pStyle w:val="TOC3"/>
        <w:tabs>
          <w:tab w:val="right" w:leader="dot" w:pos="9016"/>
        </w:tabs>
        <w:rPr>
          <w:rFonts w:asciiTheme="minorHAnsi" w:eastAsiaTheme="minorEastAsia" w:hAnsiTheme="minorHAnsi"/>
          <w:noProof/>
          <w:sz w:val="24"/>
          <w:szCs w:val="24"/>
        </w:rPr>
      </w:pPr>
      <w:hyperlink w:anchor="_Toc213910032" w:history="1">
        <w:r w:rsidRPr="0018332A">
          <w:rPr>
            <w:rStyle w:val="Hyperlink"/>
            <w:noProof/>
          </w:rPr>
          <w:t>6.1.7. HighScoreManager.java</w:t>
        </w:r>
        <w:r>
          <w:rPr>
            <w:noProof/>
            <w:webHidden/>
          </w:rPr>
          <w:tab/>
        </w:r>
        <w:r>
          <w:rPr>
            <w:noProof/>
            <w:webHidden/>
          </w:rPr>
          <w:fldChar w:fldCharType="begin"/>
        </w:r>
        <w:r>
          <w:rPr>
            <w:noProof/>
            <w:webHidden/>
          </w:rPr>
          <w:instrText xml:space="preserve"> PAGEREF _Toc213910032 \h </w:instrText>
        </w:r>
        <w:r>
          <w:rPr>
            <w:noProof/>
            <w:webHidden/>
          </w:rPr>
        </w:r>
        <w:r>
          <w:rPr>
            <w:noProof/>
            <w:webHidden/>
          </w:rPr>
          <w:fldChar w:fldCharType="separate"/>
        </w:r>
        <w:r>
          <w:rPr>
            <w:noProof/>
            <w:webHidden/>
          </w:rPr>
          <w:t>27</w:t>
        </w:r>
        <w:r>
          <w:rPr>
            <w:noProof/>
            <w:webHidden/>
          </w:rPr>
          <w:fldChar w:fldCharType="end"/>
        </w:r>
      </w:hyperlink>
    </w:p>
    <w:p w14:paraId="302C6654" w14:textId="49863D6C" w:rsidR="0036548D" w:rsidRDefault="0036548D">
      <w:pPr>
        <w:pStyle w:val="TOC3"/>
        <w:tabs>
          <w:tab w:val="right" w:leader="dot" w:pos="9016"/>
        </w:tabs>
        <w:rPr>
          <w:rFonts w:asciiTheme="minorHAnsi" w:eastAsiaTheme="minorEastAsia" w:hAnsiTheme="minorHAnsi"/>
          <w:noProof/>
          <w:sz w:val="24"/>
          <w:szCs w:val="24"/>
        </w:rPr>
      </w:pPr>
      <w:hyperlink w:anchor="_Toc213910033" w:history="1">
        <w:r w:rsidRPr="0018332A">
          <w:rPr>
            <w:rStyle w:val="Hyperlink"/>
            <w:noProof/>
          </w:rPr>
          <w:t>6.1.8. Position.java</w:t>
        </w:r>
        <w:r>
          <w:rPr>
            <w:noProof/>
            <w:webHidden/>
          </w:rPr>
          <w:tab/>
        </w:r>
        <w:r>
          <w:rPr>
            <w:noProof/>
            <w:webHidden/>
          </w:rPr>
          <w:fldChar w:fldCharType="begin"/>
        </w:r>
        <w:r>
          <w:rPr>
            <w:noProof/>
            <w:webHidden/>
          </w:rPr>
          <w:instrText xml:space="preserve"> PAGEREF _Toc213910033 \h </w:instrText>
        </w:r>
        <w:r>
          <w:rPr>
            <w:noProof/>
            <w:webHidden/>
          </w:rPr>
        </w:r>
        <w:r>
          <w:rPr>
            <w:noProof/>
            <w:webHidden/>
          </w:rPr>
          <w:fldChar w:fldCharType="separate"/>
        </w:r>
        <w:r>
          <w:rPr>
            <w:noProof/>
            <w:webHidden/>
          </w:rPr>
          <w:t>28</w:t>
        </w:r>
        <w:r>
          <w:rPr>
            <w:noProof/>
            <w:webHidden/>
          </w:rPr>
          <w:fldChar w:fldCharType="end"/>
        </w:r>
      </w:hyperlink>
    </w:p>
    <w:p w14:paraId="325E8061" w14:textId="1B66BFD4" w:rsidR="0036548D" w:rsidRDefault="0036548D">
      <w:pPr>
        <w:pStyle w:val="TOC3"/>
        <w:tabs>
          <w:tab w:val="right" w:leader="dot" w:pos="9016"/>
        </w:tabs>
        <w:rPr>
          <w:rFonts w:asciiTheme="minorHAnsi" w:eastAsiaTheme="minorEastAsia" w:hAnsiTheme="minorHAnsi"/>
          <w:noProof/>
          <w:sz w:val="24"/>
          <w:szCs w:val="24"/>
        </w:rPr>
      </w:pPr>
      <w:hyperlink w:anchor="_Toc213910034" w:history="1">
        <w:r w:rsidRPr="0018332A">
          <w:rPr>
            <w:rStyle w:val="Hyperlink"/>
            <w:noProof/>
          </w:rPr>
          <w:t>6.1.9. Score.java</w:t>
        </w:r>
        <w:r>
          <w:rPr>
            <w:noProof/>
            <w:webHidden/>
          </w:rPr>
          <w:tab/>
        </w:r>
        <w:r>
          <w:rPr>
            <w:noProof/>
            <w:webHidden/>
          </w:rPr>
          <w:fldChar w:fldCharType="begin"/>
        </w:r>
        <w:r>
          <w:rPr>
            <w:noProof/>
            <w:webHidden/>
          </w:rPr>
          <w:instrText xml:space="preserve"> PAGEREF _Toc213910034 \h </w:instrText>
        </w:r>
        <w:r>
          <w:rPr>
            <w:noProof/>
            <w:webHidden/>
          </w:rPr>
        </w:r>
        <w:r>
          <w:rPr>
            <w:noProof/>
            <w:webHidden/>
          </w:rPr>
          <w:fldChar w:fldCharType="separate"/>
        </w:r>
        <w:r>
          <w:rPr>
            <w:noProof/>
            <w:webHidden/>
          </w:rPr>
          <w:t>29</w:t>
        </w:r>
        <w:r>
          <w:rPr>
            <w:noProof/>
            <w:webHidden/>
          </w:rPr>
          <w:fldChar w:fldCharType="end"/>
        </w:r>
      </w:hyperlink>
    </w:p>
    <w:p w14:paraId="6E6FD73C" w14:textId="75B1CC54" w:rsidR="0036548D" w:rsidRDefault="0036548D">
      <w:pPr>
        <w:pStyle w:val="TOC2"/>
        <w:tabs>
          <w:tab w:val="right" w:leader="dot" w:pos="9016"/>
        </w:tabs>
        <w:rPr>
          <w:rFonts w:asciiTheme="minorHAnsi" w:eastAsiaTheme="minorEastAsia" w:hAnsiTheme="minorHAnsi"/>
          <w:noProof/>
          <w:sz w:val="24"/>
          <w:szCs w:val="24"/>
        </w:rPr>
      </w:pPr>
      <w:hyperlink w:anchor="_Toc213910035" w:history="1">
        <w:r w:rsidRPr="0018332A">
          <w:rPr>
            <w:rStyle w:val="Hyperlink"/>
            <w:noProof/>
          </w:rPr>
          <w:t>6.2. UI (Java Swing/AWT)</w:t>
        </w:r>
        <w:r>
          <w:rPr>
            <w:noProof/>
            <w:webHidden/>
          </w:rPr>
          <w:tab/>
        </w:r>
        <w:r>
          <w:rPr>
            <w:noProof/>
            <w:webHidden/>
          </w:rPr>
          <w:fldChar w:fldCharType="begin"/>
        </w:r>
        <w:r>
          <w:rPr>
            <w:noProof/>
            <w:webHidden/>
          </w:rPr>
          <w:instrText xml:space="preserve"> PAGEREF _Toc213910035 \h </w:instrText>
        </w:r>
        <w:r>
          <w:rPr>
            <w:noProof/>
            <w:webHidden/>
          </w:rPr>
        </w:r>
        <w:r>
          <w:rPr>
            <w:noProof/>
            <w:webHidden/>
          </w:rPr>
          <w:fldChar w:fldCharType="separate"/>
        </w:r>
        <w:r>
          <w:rPr>
            <w:noProof/>
            <w:webHidden/>
          </w:rPr>
          <w:t>30</w:t>
        </w:r>
        <w:r>
          <w:rPr>
            <w:noProof/>
            <w:webHidden/>
          </w:rPr>
          <w:fldChar w:fldCharType="end"/>
        </w:r>
      </w:hyperlink>
    </w:p>
    <w:p w14:paraId="53A11C5F" w14:textId="1DBC87BD" w:rsidR="0036548D" w:rsidRDefault="0036548D">
      <w:pPr>
        <w:pStyle w:val="TOC3"/>
        <w:tabs>
          <w:tab w:val="right" w:leader="dot" w:pos="9016"/>
        </w:tabs>
        <w:rPr>
          <w:rFonts w:asciiTheme="minorHAnsi" w:eastAsiaTheme="minorEastAsia" w:hAnsiTheme="minorHAnsi"/>
          <w:noProof/>
          <w:sz w:val="24"/>
          <w:szCs w:val="24"/>
        </w:rPr>
      </w:pPr>
      <w:hyperlink w:anchor="_Toc213910036" w:history="1">
        <w:r w:rsidRPr="0018332A">
          <w:rPr>
            <w:rStyle w:val="Hyperlink"/>
            <w:noProof/>
          </w:rPr>
          <w:t>6.2.1. GamePanel.java</w:t>
        </w:r>
        <w:r>
          <w:rPr>
            <w:noProof/>
            <w:webHidden/>
          </w:rPr>
          <w:tab/>
        </w:r>
        <w:r>
          <w:rPr>
            <w:noProof/>
            <w:webHidden/>
          </w:rPr>
          <w:fldChar w:fldCharType="begin"/>
        </w:r>
        <w:r>
          <w:rPr>
            <w:noProof/>
            <w:webHidden/>
          </w:rPr>
          <w:instrText xml:space="preserve"> PAGEREF _Toc213910036 \h </w:instrText>
        </w:r>
        <w:r>
          <w:rPr>
            <w:noProof/>
            <w:webHidden/>
          </w:rPr>
        </w:r>
        <w:r>
          <w:rPr>
            <w:noProof/>
            <w:webHidden/>
          </w:rPr>
          <w:fldChar w:fldCharType="separate"/>
        </w:r>
        <w:r>
          <w:rPr>
            <w:noProof/>
            <w:webHidden/>
          </w:rPr>
          <w:t>30</w:t>
        </w:r>
        <w:r>
          <w:rPr>
            <w:noProof/>
            <w:webHidden/>
          </w:rPr>
          <w:fldChar w:fldCharType="end"/>
        </w:r>
      </w:hyperlink>
    </w:p>
    <w:p w14:paraId="66CA40DA" w14:textId="512F61A7" w:rsidR="0036548D" w:rsidRDefault="0036548D">
      <w:pPr>
        <w:pStyle w:val="TOC3"/>
        <w:tabs>
          <w:tab w:val="right" w:leader="dot" w:pos="9016"/>
        </w:tabs>
        <w:rPr>
          <w:rFonts w:asciiTheme="minorHAnsi" w:eastAsiaTheme="minorEastAsia" w:hAnsiTheme="minorHAnsi"/>
          <w:noProof/>
          <w:sz w:val="24"/>
          <w:szCs w:val="24"/>
        </w:rPr>
      </w:pPr>
      <w:hyperlink w:anchor="_Toc213910037" w:history="1">
        <w:r w:rsidRPr="0018332A">
          <w:rPr>
            <w:rStyle w:val="Hyperlink"/>
            <w:noProof/>
          </w:rPr>
          <w:t>6.2.2. MenuPanel.java</w:t>
        </w:r>
        <w:r>
          <w:rPr>
            <w:noProof/>
            <w:webHidden/>
          </w:rPr>
          <w:tab/>
        </w:r>
        <w:r>
          <w:rPr>
            <w:noProof/>
            <w:webHidden/>
          </w:rPr>
          <w:fldChar w:fldCharType="begin"/>
        </w:r>
        <w:r>
          <w:rPr>
            <w:noProof/>
            <w:webHidden/>
          </w:rPr>
          <w:instrText xml:space="preserve"> PAGEREF _Toc213910037 \h </w:instrText>
        </w:r>
        <w:r>
          <w:rPr>
            <w:noProof/>
            <w:webHidden/>
          </w:rPr>
        </w:r>
        <w:r>
          <w:rPr>
            <w:noProof/>
            <w:webHidden/>
          </w:rPr>
          <w:fldChar w:fldCharType="separate"/>
        </w:r>
        <w:r>
          <w:rPr>
            <w:noProof/>
            <w:webHidden/>
          </w:rPr>
          <w:t>34</w:t>
        </w:r>
        <w:r>
          <w:rPr>
            <w:noProof/>
            <w:webHidden/>
          </w:rPr>
          <w:fldChar w:fldCharType="end"/>
        </w:r>
      </w:hyperlink>
    </w:p>
    <w:p w14:paraId="7826CAF3" w14:textId="32039298" w:rsidR="0036548D" w:rsidRDefault="0036548D">
      <w:pPr>
        <w:pStyle w:val="TOC2"/>
        <w:tabs>
          <w:tab w:val="right" w:leader="dot" w:pos="9016"/>
        </w:tabs>
        <w:rPr>
          <w:rFonts w:asciiTheme="minorHAnsi" w:eastAsiaTheme="minorEastAsia" w:hAnsiTheme="minorHAnsi"/>
          <w:noProof/>
          <w:sz w:val="24"/>
          <w:szCs w:val="24"/>
        </w:rPr>
      </w:pPr>
      <w:hyperlink w:anchor="_Toc213910038" w:history="1">
        <w:r w:rsidRPr="0018332A">
          <w:rPr>
            <w:rStyle w:val="Hyperlink"/>
            <w:noProof/>
          </w:rPr>
          <w:t>6.3. Main</w:t>
        </w:r>
        <w:r>
          <w:rPr>
            <w:noProof/>
            <w:webHidden/>
          </w:rPr>
          <w:tab/>
        </w:r>
        <w:r>
          <w:rPr>
            <w:noProof/>
            <w:webHidden/>
          </w:rPr>
          <w:fldChar w:fldCharType="begin"/>
        </w:r>
        <w:r>
          <w:rPr>
            <w:noProof/>
            <w:webHidden/>
          </w:rPr>
          <w:instrText xml:space="preserve"> PAGEREF _Toc213910038 \h </w:instrText>
        </w:r>
        <w:r>
          <w:rPr>
            <w:noProof/>
            <w:webHidden/>
          </w:rPr>
        </w:r>
        <w:r>
          <w:rPr>
            <w:noProof/>
            <w:webHidden/>
          </w:rPr>
          <w:fldChar w:fldCharType="separate"/>
        </w:r>
        <w:r>
          <w:rPr>
            <w:noProof/>
            <w:webHidden/>
          </w:rPr>
          <w:t>35</w:t>
        </w:r>
        <w:r>
          <w:rPr>
            <w:noProof/>
            <w:webHidden/>
          </w:rPr>
          <w:fldChar w:fldCharType="end"/>
        </w:r>
      </w:hyperlink>
    </w:p>
    <w:p w14:paraId="0344D1BB" w14:textId="148CE67F" w:rsidR="0036548D" w:rsidRDefault="0036548D">
      <w:pPr>
        <w:pStyle w:val="TOC3"/>
        <w:tabs>
          <w:tab w:val="right" w:leader="dot" w:pos="9016"/>
        </w:tabs>
        <w:rPr>
          <w:rFonts w:asciiTheme="minorHAnsi" w:eastAsiaTheme="minorEastAsia" w:hAnsiTheme="minorHAnsi"/>
          <w:noProof/>
          <w:sz w:val="24"/>
          <w:szCs w:val="24"/>
        </w:rPr>
      </w:pPr>
      <w:hyperlink w:anchor="_Toc213910039" w:history="1">
        <w:r w:rsidRPr="0018332A">
          <w:rPr>
            <w:rStyle w:val="Hyperlink"/>
            <w:noProof/>
          </w:rPr>
          <w:t>6.3.1. TetrisApp.java</w:t>
        </w:r>
        <w:r>
          <w:rPr>
            <w:noProof/>
            <w:webHidden/>
          </w:rPr>
          <w:tab/>
        </w:r>
        <w:r>
          <w:rPr>
            <w:noProof/>
            <w:webHidden/>
          </w:rPr>
          <w:fldChar w:fldCharType="begin"/>
        </w:r>
        <w:r>
          <w:rPr>
            <w:noProof/>
            <w:webHidden/>
          </w:rPr>
          <w:instrText xml:space="preserve"> PAGEREF _Toc213910039 \h </w:instrText>
        </w:r>
        <w:r>
          <w:rPr>
            <w:noProof/>
            <w:webHidden/>
          </w:rPr>
        </w:r>
        <w:r>
          <w:rPr>
            <w:noProof/>
            <w:webHidden/>
          </w:rPr>
          <w:fldChar w:fldCharType="separate"/>
        </w:r>
        <w:r>
          <w:rPr>
            <w:noProof/>
            <w:webHidden/>
          </w:rPr>
          <w:t>35</w:t>
        </w:r>
        <w:r>
          <w:rPr>
            <w:noProof/>
            <w:webHidden/>
          </w:rPr>
          <w:fldChar w:fldCharType="end"/>
        </w:r>
      </w:hyperlink>
    </w:p>
    <w:p w14:paraId="022E9362" w14:textId="712617D0" w:rsidR="0036548D" w:rsidRDefault="0036548D">
      <w:pPr>
        <w:pStyle w:val="TOC1"/>
        <w:tabs>
          <w:tab w:val="right" w:leader="dot" w:pos="9016"/>
        </w:tabs>
        <w:rPr>
          <w:rFonts w:asciiTheme="minorHAnsi" w:eastAsiaTheme="minorEastAsia" w:hAnsiTheme="minorHAnsi"/>
          <w:noProof/>
          <w:sz w:val="24"/>
          <w:szCs w:val="24"/>
        </w:rPr>
      </w:pPr>
      <w:hyperlink w:anchor="_Toc213910040" w:history="1">
        <w:r w:rsidRPr="0018332A">
          <w:rPr>
            <w:rStyle w:val="Hyperlink"/>
            <w:noProof/>
            <w:lang w:val="vi-VN"/>
          </w:rPr>
          <w:t>Phần 7. Tài liệu tham khảo</w:t>
        </w:r>
        <w:r>
          <w:rPr>
            <w:noProof/>
            <w:webHidden/>
          </w:rPr>
          <w:tab/>
        </w:r>
        <w:r>
          <w:rPr>
            <w:noProof/>
            <w:webHidden/>
          </w:rPr>
          <w:fldChar w:fldCharType="begin"/>
        </w:r>
        <w:r>
          <w:rPr>
            <w:noProof/>
            <w:webHidden/>
          </w:rPr>
          <w:instrText xml:space="preserve"> PAGEREF _Toc213910040 \h </w:instrText>
        </w:r>
        <w:r>
          <w:rPr>
            <w:noProof/>
            <w:webHidden/>
          </w:rPr>
        </w:r>
        <w:r>
          <w:rPr>
            <w:noProof/>
            <w:webHidden/>
          </w:rPr>
          <w:fldChar w:fldCharType="separate"/>
        </w:r>
        <w:r>
          <w:rPr>
            <w:noProof/>
            <w:webHidden/>
          </w:rPr>
          <w:t>37</w:t>
        </w:r>
        <w:r>
          <w:rPr>
            <w:noProof/>
            <w:webHidden/>
          </w:rPr>
          <w:fldChar w:fldCharType="end"/>
        </w:r>
      </w:hyperlink>
    </w:p>
    <w:p w14:paraId="4FD8BCAB" w14:textId="24B1FF06" w:rsidR="0036548D" w:rsidRDefault="0036548D">
      <w:pPr>
        <w:pStyle w:val="TOC2"/>
        <w:tabs>
          <w:tab w:val="right" w:leader="dot" w:pos="9016"/>
        </w:tabs>
        <w:rPr>
          <w:rFonts w:asciiTheme="minorHAnsi" w:eastAsiaTheme="minorEastAsia" w:hAnsiTheme="minorHAnsi"/>
          <w:noProof/>
          <w:sz w:val="24"/>
          <w:szCs w:val="24"/>
        </w:rPr>
      </w:pPr>
      <w:hyperlink w:anchor="_Toc213910041" w:history="1">
        <w:r w:rsidRPr="0018332A">
          <w:rPr>
            <w:rStyle w:val="Hyperlink"/>
            <w:noProof/>
          </w:rPr>
          <w:t>Tiếng Việt</w:t>
        </w:r>
        <w:r>
          <w:rPr>
            <w:noProof/>
            <w:webHidden/>
          </w:rPr>
          <w:tab/>
        </w:r>
        <w:r>
          <w:rPr>
            <w:noProof/>
            <w:webHidden/>
          </w:rPr>
          <w:fldChar w:fldCharType="begin"/>
        </w:r>
        <w:r>
          <w:rPr>
            <w:noProof/>
            <w:webHidden/>
          </w:rPr>
          <w:instrText xml:space="preserve"> PAGEREF _Toc213910041 \h </w:instrText>
        </w:r>
        <w:r>
          <w:rPr>
            <w:noProof/>
            <w:webHidden/>
          </w:rPr>
        </w:r>
        <w:r>
          <w:rPr>
            <w:noProof/>
            <w:webHidden/>
          </w:rPr>
          <w:fldChar w:fldCharType="separate"/>
        </w:r>
        <w:r>
          <w:rPr>
            <w:noProof/>
            <w:webHidden/>
          </w:rPr>
          <w:t>37</w:t>
        </w:r>
        <w:r>
          <w:rPr>
            <w:noProof/>
            <w:webHidden/>
          </w:rPr>
          <w:fldChar w:fldCharType="end"/>
        </w:r>
      </w:hyperlink>
    </w:p>
    <w:p w14:paraId="48CAC116" w14:textId="7279B508" w:rsidR="0036548D" w:rsidRDefault="0036548D">
      <w:pPr>
        <w:pStyle w:val="TOC2"/>
        <w:tabs>
          <w:tab w:val="right" w:leader="dot" w:pos="9016"/>
        </w:tabs>
        <w:rPr>
          <w:rFonts w:asciiTheme="minorHAnsi" w:eastAsiaTheme="minorEastAsia" w:hAnsiTheme="minorHAnsi"/>
          <w:noProof/>
          <w:sz w:val="24"/>
          <w:szCs w:val="24"/>
        </w:rPr>
      </w:pPr>
      <w:hyperlink w:anchor="_Toc213910042" w:history="1">
        <w:r w:rsidRPr="0018332A">
          <w:rPr>
            <w:rStyle w:val="Hyperlink"/>
            <w:noProof/>
          </w:rPr>
          <w:t>Tiếng  Anh</w:t>
        </w:r>
        <w:r>
          <w:rPr>
            <w:noProof/>
            <w:webHidden/>
          </w:rPr>
          <w:tab/>
        </w:r>
        <w:r>
          <w:rPr>
            <w:noProof/>
            <w:webHidden/>
          </w:rPr>
          <w:fldChar w:fldCharType="begin"/>
        </w:r>
        <w:r>
          <w:rPr>
            <w:noProof/>
            <w:webHidden/>
          </w:rPr>
          <w:instrText xml:space="preserve"> PAGEREF _Toc213910042 \h </w:instrText>
        </w:r>
        <w:r>
          <w:rPr>
            <w:noProof/>
            <w:webHidden/>
          </w:rPr>
        </w:r>
        <w:r>
          <w:rPr>
            <w:noProof/>
            <w:webHidden/>
          </w:rPr>
          <w:fldChar w:fldCharType="separate"/>
        </w:r>
        <w:r>
          <w:rPr>
            <w:noProof/>
            <w:webHidden/>
          </w:rPr>
          <w:t>37</w:t>
        </w:r>
        <w:r>
          <w:rPr>
            <w:noProof/>
            <w:webHidden/>
          </w:rPr>
          <w:fldChar w:fldCharType="end"/>
        </w:r>
      </w:hyperlink>
    </w:p>
    <w:p w14:paraId="1AC72A15" w14:textId="255E3A71" w:rsidR="00184C2D" w:rsidRDefault="004C585D" w:rsidP="0097279C">
      <w:pPr>
        <w:pStyle w:val="Heading10"/>
        <w:rPr>
          <w:lang w:val="vi-VN"/>
        </w:rPr>
      </w:pPr>
      <w:r>
        <w:rPr>
          <w:lang w:val="vi-VN"/>
        </w:rPr>
        <w:fldChar w:fldCharType="end"/>
      </w:r>
    </w:p>
    <w:p w14:paraId="327B94B0" w14:textId="77777777" w:rsidR="00184C2D" w:rsidRDefault="00184C2D" w:rsidP="0097279C">
      <w:pPr>
        <w:pStyle w:val="Heading10"/>
        <w:rPr>
          <w:lang w:val="vi-VN"/>
        </w:rPr>
      </w:pPr>
    </w:p>
    <w:p w14:paraId="11B38071" w14:textId="77777777" w:rsidR="00184C2D" w:rsidRDefault="00184C2D" w:rsidP="0097279C">
      <w:pPr>
        <w:pStyle w:val="Heading10"/>
        <w:rPr>
          <w:lang w:val="vi-VN"/>
        </w:rPr>
      </w:pPr>
    </w:p>
    <w:p w14:paraId="44E4F7C9" w14:textId="77777777" w:rsidR="00184C2D" w:rsidRDefault="00184C2D" w:rsidP="0097279C">
      <w:pPr>
        <w:pStyle w:val="Heading10"/>
        <w:rPr>
          <w:lang w:val="vi-VN"/>
        </w:rPr>
      </w:pPr>
    </w:p>
    <w:p w14:paraId="46B20579" w14:textId="77777777" w:rsidR="00184C2D" w:rsidRDefault="00184C2D" w:rsidP="0097279C">
      <w:pPr>
        <w:pStyle w:val="Heading10"/>
        <w:rPr>
          <w:lang w:val="vi-VN"/>
        </w:rPr>
      </w:pPr>
    </w:p>
    <w:p w14:paraId="02CEC1C0" w14:textId="77777777" w:rsidR="00184C2D" w:rsidRPr="003F2904" w:rsidRDefault="00184C2D" w:rsidP="003F2904">
      <w:pPr>
        <w:pStyle w:val="Heading10"/>
        <w:jc w:val="both"/>
      </w:pPr>
    </w:p>
    <w:p w14:paraId="2075728F" w14:textId="11339459" w:rsidR="00AB6C33" w:rsidRDefault="00AB6C33" w:rsidP="0097279C">
      <w:pPr>
        <w:pStyle w:val="Heading10"/>
        <w:rPr>
          <w:lang w:val="vi-VN"/>
        </w:rPr>
      </w:pPr>
      <w:bookmarkStart w:id="2" w:name="_Toc213909985"/>
      <w:r>
        <w:rPr>
          <w:lang w:val="vi-VN"/>
        </w:rPr>
        <w:lastRenderedPageBreak/>
        <w:t>Danh mục các bảng</w:t>
      </w:r>
      <w:bookmarkEnd w:id="2"/>
    </w:p>
    <w:p w14:paraId="002536F5" w14:textId="5C539BD6" w:rsidR="00AA7826" w:rsidRDefault="00923F74">
      <w:pPr>
        <w:pStyle w:val="TOC1"/>
        <w:tabs>
          <w:tab w:val="right" w:leader="dot" w:pos="9016"/>
        </w:tabs>
        <w:rPr>
          <w:rFonts w:asciiTheme="minorHAnsi" w:eastAsiaTheme="minorEastAsia" w:hAnsiTheme="minorHAnsi"/>
          <w:noProof/>
          <w:sz w:val="24"/>
          <w:szCs w:val="24"/>
        </w:rPr>
      </w:pPr>
      <w:r>
        <w:rPr>
          <w:lang w:val="vi-VN"/>
        </w:rPr>
        <w:fldChar w:fldCharType="begin"/>
      </w:r>
      <w:r>
        <w:rPr>
          <w:lang w:val="vi-VN"/>
        </w:rPr>
        <w:instrText xml:space="preserve"> TOC \h \z \t "Table,1" </w:instrText>
      </w:r>
      <w:r>
        <w:rPr>
          <w:lang w:val="vi-VN"/>
        </w:rPr>
        <w:fldChar w:fldCharType="separate"/>
      </w:r>
      <w:hyperlink w:anchor="_Toc213910152" w:history="1">
        <w:r w:rsidR="00AA7826" w:rsidRPr="001B2A95">
          <w:rPr>
            <w:rStyle w:val="Hyperlink"/>
            <w:noProof/>
          </w:rPr>
          <w:t>Bảng 1.1. Tiêu chí đánh giá</w:t>
        </w:r>
        <w:r w:rsidR="00AA7826">
          <w:rPr>
            <w:noProof/>
            <w:webHidden/>
          </w:rPr>
          <w:tab/>
        </w:r>
        <w:r w:rsidR="00AA7826">
          <w:rPr>
            <w:noProof/>
            <w:webHidden/>
          </w:rPr>
          <w:fldChar w:fldCharType="begin"/>
        </w:r>
        <w:r w:rsidR="00AA7826">
          <w:rPr>
            <w:noProof/>
            <w:webHidden/>
          </w:rPr>
          <w:instrText xml:space="preserve"> PAGEREF _Toc213910152 \h </w:instrText>
        </w:r>
        <w:r w:rsidR="00AA7826">
          <w:rPr>
            <w:noProof/>
            <w:webHidden/>
          </w:rPr>
        </w:r>
        <w:r w:rsidR="00AA7826">
          <w:rPr>
            <w:noProof/>
            <w:webHidden/>
          </w:rPr>
          <w:fldChar w:fldCharType="separate"/>
        </w:r>
        <w:r w:rsidR="00AA7826">
          <w:rPr>
            <w:noProof/>
            <w:webHidden/>
          </w:rPr>
          <w:t>2</w:t>
        </w:r>
        <w:r w:rsidR="00AA7826">
          <w:rPr>
            <w:noProof/>
            <w:webHidden/>
          </w:rPr>
          <w:fldChar w:fldCharType="end"/>
        </w:r>
      </w:hyperlink>
    </w:p>
    <w:p w14:paraId="2EBA166B" w14:textId="02F6E5F5" w:rsidR="00AA7826" w:rsidRDefault="00AA7826">
      <w:pPr>
        <w:pStyle w:val="TOC1"/>
        <w:tabs>
          <w:tab w:val="right" w:leader="dot" w:pos="9016"/>
        </w:tabs>
        <w:rPr>
          <w:rFonts w:asciiTheme="minorHAnsi" w:eastAsiaTheme="minorEastAsia" w:hAnsiTheme="minorHAnsi"/>
          <w:noProof/>
          <w:sz w:val="24"/>
          <w:szCs w:val="24"/>
        </w:rPr>
      </w:pPr>
      <w:hyperlink w:anchor="_Toc213910153" w:history="1">
        <w:r w:rsidRPr="001B2A95">
          <w:rPr>
            <w:rStyle w:val="Hyperlink"/>
            <w:noProof/>
          </w:rPr>
          <w:t>Bảng 3.1. Bảng tóm tắt lớp</w:t>
        </w:r>
        <w:r>
          <w:rPr>
            <w:noProof/>
            <w:webHidden/>
          </w:rPr>
          <w:tab/>
        </w:r>
        <w:r>
          <w:rPr>
            <w:noProof/>
            <w:webHidden/>
          </w:rPr>
          <w:fldChar w:fldCharType="begin"/>
        </w:r>
        <w:r>
          <w:rPr>
            <w:noProof/>
            <w:webHidden/>
          </w:rPr>
          <w:instrText xml:space="preserve"> PAGEREF _Toc213910153 \h </w:instrText>
        </w:r>
        <w:r>
          <w:rPr>
            <w:noProof/>
            <w:webHidden/>
          </w:rPr>
        </w:r>
        <w:r>
          <w:rPr>
            <w:noProof/>
            <w:webHidden/>
          </w:rPr>
          <w:fldChar w:fldCharType="separate"/>
        </w:r>
        <w:r>
          <w:rPr>
            <w:noProof/>
            <w:webHidden/>
          </w:rPr>
          <w:t>12</w:t>
        </w:r>
        <w:r>
          <w:rPr>
            <w:noProof/>
            <w:webHidden/>
          </w:rPr>
          <w:fldChar w:fldCharType="end"/>
        </w:r>
      </w:hyperlink>
    </w:p>
    <w:p w14:paraId="57B436AF" w14:textId="33FAD04E" w:rsidR="00AB6C33" w:rsidRDefault="00923F74" w:rsidP="00923F74">
      <w:pPr>
        <w:pStyle w:val="Heading10"/>
        <w:jc w:val="both"/>
        <w:rPr>
          <w:lang w:val="vi-VN"/>
        </w:rPr>
      </w:pPr>
      <w:r>
        <w:rPr>
          <w:lang w:val="vi-VN"/>
        </w:rPr>
        <w:fldChar w:fldCharType="end"/>
      </w:r>
    </w:p>
    <w:p w14:paraId="76D088F0" w14:textId="77777777" w:rsidR="00AB6C33" w:rsidRDefault="00AB6C33" w:rsidP="00AB6C33">
      <w:pPr>
        <w:pStyle w:val="Heading10"/>
        <w:rPr>
          <w:lang w:val="vi-VN"/>
        </w:rPr>
      </w:pPr>
    </w:p>
    <w:p w14:paraId="7370B694" w14:textId="77777777" w:rsidR="00AB6C33" w:rsidRDefault="00AB6C33" w:rsidP="00AB6C33">
      <w:pPr>
        <w:pStyle w:val="Heading10"/>
        <w:rPr>
          <w:lang w:val="vi-VN"/>
        </w:rPr>
      </w:pPr>
    </w:p>
    <w:p w14:paraId="4F9EC7A4" w14:textId="77777777" w:rsidR="00AB6C33" w:rsidRDefault="00AB6C33" w:rsidP="00AB6C33">
      <w:pPr>
        <w:pStyle w:val="Heading10"/>
        <w:rPr>
          <w:lang w:val="vi-VN"/>
        </w:rPr>
      </w:pPr>
    </w:p>
    <w:p w14:paraId="3CFCC116" w14:textId="77777777" w:rsidR="00AB6C33" w:rsidRDefault="00AB6C33" w:rsidP="00AB6C33">
      <w:pPr>
        <w:pStyle w:val="Heading10"/>
        <w:rPr>
          <w:lang w:val="vi-VN"/>
        </w:rPr>
      </w:pPr>
    </w:p>
    <w:p w14:paraId="4E84B910" w14:textId="77777777" w:rsidR="00AB6C33" w:rsidRDefault="00AB6C33" w:rsidP="00AB6C33">
      <w:pPr>
        <w:pStyle w:val="Heading10"/>
        <w:rPr>
          <w:lang w:val="vi-VN"/>
        </w:rPr>
      </w:pPr>
    </w:p>
    <w:p w14:paraId="5E358C6E" w14:textId="77777777" w:rsidR="00AB6C33" w:rsidRDefault="00AB6C33" w:rsidP="00AB6C33">
      <w:pPr>
        <w:pStyle w:val="Heading10"/>
        <w:rPr>
          <w:lang w:val="vi-VN"/>
        </w:rPr>
      </w:pPr>
    </w:p>
    <w:p w14:paraId="484D83CD" w14:textId="77777777" w:rsidR="00AB6C33" w:rsidRDefault="00AB6C33" w:rsidP="00AB6C33">
      <w:pPr>
        <w:pStyle w:val="Heading10"/>
        <w:rPr>
          <w:lang w:val="vi-VN"/>
        </w:rPr>
      </w:pPr>
    </w:p>
    <w:p w14:paraId="2F22BD1B" w14:textId="77777777" w:rsidR="00AB6C33" w:rsidRDefault="00AB6C33" w:rsidP="00AB6C33">
      <w:pPr>
        <w:pStyle w:val="Heading10"/>
        <w:rPr>
          <w:lang w:val="vi-VN"/>
        </w:rPr>
      </w:pPr>
    </w:p>
    <w:p w14:paraId="186D5DA6" w14:textId="77777777" w:rsidR="00AB6C33" w:rsidRDefault="00AB6C33" w:rsidP="00AB6C33">
      <w:pPr>
        <w:pStyle w:val="Heading10"/>
        <w:rPr>
          <w:lang w:val="vi-VN"/>
        </w:rPr>
      </w:pPr>
    </w:p>
    <w:p w14:paraId="38A87683" w14:textId="77777777" w:rsidR="00AB6C33" w:rsidRDefault="00AB6C33" w:rsidP="000315E9">
      <w:pPr>
        <w:pStyle w:val="Heading10"/>
        <w:jc w:val="both"/>
        <w:rPr>
          <w:lang w:val="vi-VN"/>
        </w:rPr>
      </w:pPr>
    </w:p>
    <w:p w14:paraId="74A04380" w14:textId="448FBA60" w:rsidR="00AA7826" w:rsidRPr="00AA7826" w:rsidRDefault="00AB6C33" w:rsidP="00AA7826">
      <w:pPr>
        <w:pStyle w:val="Heading10"/>
      </w:pPr>
      <w:bookmarkStart w:id="3" w:name="_Toc213909986"/>
      <w:r>
        <w:rPr>
          <w:lang w:val="vi-VN"/>
        </w:rPr>
        <w:lastRenderedPageBreak/>
        <w:t>Danh mục các hình</w:t>
      </w:r>
      <w:bookmarkEnd w:id="3"/>
      <w:r>
        <w:rPr>
          <w:lang w:val="vi-VN"/>
        </w:rPr>
        <w:t xml:space="preserve"> </w:t>
      </w:r>
    </w:p>
    <w:p w14:paraId="60E2C7D4" w14:textId="4E532B2B" w:rsidR="00AA7826" w:rsidRDefault="00AA7826">
      <w:pPr>
        <w:pStyle w:val="TOC1"/>
        <w:tabs>
          <w:tab w:val="right" w:leader="dot" w:pos="9016"/>
        </w:tabs>
        <w:rPr>
          <w:rFonts w:asciiTheme="minorHAnsi" w:eastAsiaTheme="minorEastAsia" w:hAnsiTheme="minorHAnsi"/>
          <w:noProof/>
          <w:sz w:val="24"/>
          <w:szCs w:val="24"/>
        </w:rPr>
      </w:pPr>
      <w:r>
        <w:fldChar w:fldCharType="begin"/>
      </w:r>
      <w:r>
        <w:instrText xml:space="preserve"> TOC \h \z \t "Picture,1" </w:instrText>
      </w:r>
      <w:r>
        <w:fldChar w:fldCharType="separate"/>
      </w:r>
      <w:hyperlink w:anchor="_Toc213910213" w:history="1">
        <w:r w:rsidRPr="00742CA5">
          <w:rPr>
            <w:rStyle w:val="Hyperlink"/>
            <w:noProof/>
          </w:rPr>
          <w:t>Hình</w:t>
        </w:r>
        <w:r w:rsidRPr="00742CA5">
          <w:rPr>
            <w:rStyle w:val="Hyperlink"/>
            <w:noProof/>
            <w:lang w:val="vi-VN"/>
          </w:rPr>
          <w:t xml:space="preserve"> 4.1. Giao diện menu bắt đầu trò chơi</w:t>
        </w:r>
        <w:r>
          <w:rPr>
            <w:noProof/>
            <w:webHidden/>
          </w:rPr>
          <w:tab/>
        </w:r>
        <w:r>
          <w:rPr>
            <w:noProof/>
            <w:webHidden/>
          </w:rPr>
          <w:fldChar w:fldCharType="begin"/>
        </w:r>
        <w:r>
          <w:rPr>
            <w:noProof/>
            <w:webHidden/>
          </w:rPr>
          <w:instrText xml:space="preserve"> PAGEREF _Toc213910213 \h </w:instrText>
        </w:r>
        <w:r>
          <w:rPr>
            <w:noProof/>
            <w:webHidden/>
          </w:rPr>
        </w:r>
        <w:r>
          <w:rPr>
            <w:noProof/>
            <w:webHidden/>
          </w:rPr>
          <w:fldChar w:fldCharType="separate"/>
        </w:r>
        <w:r>
          <w:rPr>
            <w:noProof/>
            <w:webHidden/>
          </w:rPr>
          <w:t>16</w:t>
        </w:r>
        <w:r>
          <w:rPr>
            <w:noProof/>
            <w:webHidden/>
          </w:rPr>
          <w:fldChar w:fldCharType="end"/>
        </w:r>
      </w:hyperlink>
    </w:p>
    <w:p w14:paraId="7718EE76" w14:textId="4CE0996A" w:rsidR="00AA7826" w:rsidRDefault="00AA7826">
      <w:pPr>
        <w:pStyle w:val="TOC1"/>
        <w:tabs>
          <w:tab w:val="right" w:leader="dot" w:pos="9016"/>
        </w:tabs>
        <w:rPr>
          <w:rFonts w:asciiTheme="minorHAnsi" w:eastAsiaTheme="minorEastAsia" w:hAnsiTheme="minorHAnsi"/>
          <w:noProof/>
          <w:sz w:val="24"/>
          <w:szCs w:val="24"/>
        </w:rPr>
      </w:pPr>
      <w:hyperlink w:anchor="_Toc213910214" w:history="1">
        <w:r w:rsidRPr="00742CA5">
          <w:rPr>
            <w:rStyle w:val="Hyperlink"/>
            <w:noProof/>
            <w:lang w:val="vi-VN"/>
          </w:rPr>
          <w:t>Hình 4.2. Giao diện khi vào GamePanel</w:t>
        </w:r>
        <w:r>
          <w:rPr>
            <w:noProof/>
            <w:webHidden/>
          </w:rPr>
          <w:tab/>
        </w:r>
        <w:r>
          <w:rPr>
            <w:noProof/>
            <w:webHidden/>
          </w:rPr>
          <w:fldChar w:fldCharType="begin"/>
        </w:r>
        <w:r>
          <w:rPr>
            <w:noProof/>
            <w:webHidden/>
          </w:rPr>
          <w:instrText xml:space="preserve"> PAGEREF _Toc213910214 \h </w:instrText>
        </w:r>
        <w:r>
          <w:rPr>
            <w:noProof/>
            <w:webHidden/>
          </w:rPr>
        </w:r>
        <w:r>
          <w:rPr>
            <w:noProof/>
            <w:webHidden/>
          </w:rPr>
          <w:fldChar w:fldCharType="separate"/>
        </w:r>
        <w:r>
          <w:rPr>
            <w:noProof/>
            <w:webHidden/>
          </w:rPr>
          <w:t>17</w:t>
        </w:r>
        <w:r>
          <w:rPr>
            <w:noProof/>
            <w:webHidden/>
          </w:rPr>
          <w:fldChar w:fldCharType="end"/>
        </w:r>
      </w:hyperlink>
    </w:p>
    <w:p w14:paraId="12811051" w14:textId="0BC2A063" w:rsidR="00AA7826" w:rsidRDefault="00AA7826">
      <w:pPr>
        <w:pStyle w:val="TOC1"/>
        <w:tabs>
          <w:tab w:val="right" w:leader="dot" w:pos="9016"/>
        </w:tabs>
        <w:rPr>
          <w:rFonts w:asciiTheme="minorHAnsi" w:eastAsiaTheme="minorEastAsia" w:hAnsiTheme="minorHAnsi"/>
          <w:noProof/>
          <w:sz w:val="24"/>
          <w:szCs w:val="24"/>
        </w:rPr>
      </w:pPr>
      <w:hyperlink w:anchor="_Toc213910215" w:history="1">
        <w:r w:rsidRPr="00742CA5">
          <w:rPr>
            <w:rStyle w:val="Hyperlink"/>
            <w:noProof/>
            <w:lang w:val="vi-VN"/>
          </w:rPr>
          <w:t>Hình 4.3. Di chuyển và xoay Block</w:t>
        </w:r>
        <w:r>
          <w:rPr>
            <w:noProof/>
            <w:webHidden/>
          </w:rPr>
          <w:tab/>
        </w:r>
        <w:r>
          <w:rPr>
            <w:noProof/>
            <w:webHidden/>
          </w:rPr>
          <w:fldChar w:fldCharType="begin"/>
        </w:r>
        <w:r>
          <w:rPr>
            <w:noProof/>
            <w:webHidden/>
          </w:rPr>
          <w:instrText xml:space="preserve"> PAGEREF _Toc213910215 \h </w:instrText>
        </w:r>
        <w:r>
          <w:rPr>
            <w:noProof/>
            <w:webHidden/>
          </w:rPr>
        </w:r>
        <w:r>
          <w:rPr>
            <w:noProof/>
            <w:webHidden/>
          </w:rPr>
          <w:fldChar w:fldCharType="separate"/>
        </w:r>
        <w:r>
          <w:rPr>
            <w:noProof/>
            <w:webHidden/>
          </w:rPr>
          <w:t>18</w:t>
        </w:r>
        <w:r>
          <w:rPr>
            <w:noProof/>
            <w:webHidden/>
          </w:rPr>
          <w:fldChar w:fldCharType="end"/>
        </w:r>
      </w:hyperlink>
    </w:p>
    <w:p w14:paraId="037E182D" w14:textId="7C5BB92E" w:rsidR="00AA7826" w:rsidRPr="00AA7826" w:rsidRDefault="00AA7826" w:rsidP="00AA7826">
      <w:pPr>
        <w:sectPr w:rsidR="00AA7826" w:rsidRPr="00AA7826" w:rsidSect="00AB6C33">
          <w:footerReference w:type="default" r:id="rId10"/>
          <w:pgSz w:w="11906" w:h="16838" w:code="9"/>
          <w:pgMar w:top="1440" w:right="1440" w:bottom="1440" w:left="1440" w:header="720" w:footer="720" w:gutter="0"/>
          <w:pgNumType w:fmt="lowerRoman" w:start="1"/>
          <w:cols w:space="720"/>
          <w:docGrid w:linePitch="360"/>
        </w:sectPr>
      </w:pPr>
      <w:r>
        <w:fldChar w:fldCharType="end"/>
      </w:r>
    </w:p>
    <w:p w14:paraId="6C137366" w14:textId="42F671F2" w:rsidR="004C585D" w:rsidRPr="00294056" w:rsidRDefault="004C585D" w:rsidP="00F170D4">
      <w:pPr>
        <w:pStyle w:val="Heading10"/>
        <w:rPr>
          <w:lang w:val="vi-VN"/>
        </w:rPr>
      </w:pPr>
      <w:bookmarkStart w:id="4" w:name="_Toc213909987"/>
      <w:r w:rsidRPr="00A43E61">
        <w:lastRenderedPageBreak/>
        <w:t>Giới thiệu đề tài</w:t>
      </w:r>
      <w:bookmarkEnd w:id="4"/>
    </w:p>
    <w:p w14:paraId="413F13A1" w14:textId="77777777" w:rsidR="004C585D" w:rsidRPr="00A43E61" w:rsidRDefault="004C585D" w:rsidP="004C585D">
      <w:pPr>
        <w:ind w:firstLine="720"/>
        <w:rPr>
          <w:szCs w:val="26"/>
        </w:rPr>
      </w:pPr>
      <w:r w:rsidRPr="00A43E61">
        <w:rPr>
          <w:szCs w:val="26"/>
        </w:rPr>
        <w:t xml:space="preserve">Trò chơi Tetris là một trong những trò chơi điện tử kinh điển, ra đời từ những năm 1980, với lối chơi đơn giản nhưng mang tính logic và thử thách cao. Trong trò chơi này, các khối gạch có hình dạng khác nhau (gọi là </w:t>
      </w:r>
      <w:r w:rsidRPr="00A43E61">
        <w:rPr>
          <w:i/>
          <w:iCs/>
          <w:szCs w:val="26"/>
        </w:rPr>
        <w:t>Tetromino</w:t>
      </w:r>
      <w:r w:rsidRPr="00A43E61">
        <w:rPr>
          <w:szCs w:val="26"/>
        </w:rPr>
        <w:t>) sẽ rơi xuống từ phía trên màn hình, và người chơi cần sắp xếp sao cho chúng tạo thành các hàng ngang hoàn chỉnh. Khi một hàng được lấp đầy, nó sẽ biến mất và người chơi được cộng điểm. Trò chơi kết thúc khi các khối gạch chồng lên đến đỉnh màn hình.</w:t>
      </w:r>
    </w:p>
    <w:p w14:paraId="2BE0DFD5" w14:textId="62181DC9" w:rsidR="004C585D" w:rsidRPr="00096E4E" w:rsidRDefault="004C585D" w:rsidP="004C585D">
      <w:pPr>
        <w:ind w:firstLine="720"/>
        <w:rPr>
          <w:szCs w:val="26"/>
          <w:lang w:val="vi-VN"/>
        </w:rPr>
      </w:pPr>
      <w:r w:rsidRPr="00A43E61">
        <w:rPr>
          <w:szCs w:val="26"/>
        </w:rPr>
        <w:t xml:space="preserve">Đề tài “Mô phỏng trò chơi xếp gạch (Tetris)” được thực hiện nhằm mục tiêu vận dụng kiến thức về lập trình hướng đối tượng (OOP) và xử lý giao diện đồ họa (GUI) để xây dựng một ứng dụng mô phỏng hoạt động của trò chơi Tetris. Thông qua đề tài này, sinh viên có cơ hội củng cố các kỹ năng về quản lý đối tượng, lập trình sự kiện, và xử lý đồ họa trong môi trường </w:t>
      </w:r>
      <w:r w:rsidR="00A231DB">
        <w:rPr>
          <w:szCs w:val="26"/>
        </w:rPr>
        <w:t>Java Swing/AWT</w:t>
      </w:r>
      <w:r w:rsidR="00096E4E">
        <w:rPr>
          <w:szCs w:val="26"/>
          <w:lang w:val="vi-VN"/>
        </w:rPr>
        <w:t>.</w:t>
      </w:r>
    </w:p>
    <w:p w14:paraId="6CF7A7C6" w14:textId="77777777" w:rsidR="004C585D" w:rsidRPr="00A43E61" w:rsidRDefault="004C585D" w:rsidP="004C585D">
      <w:pPr>
        <w:ind w:firstLine="720"/>
        <w:rPr>
          <w:szCs w:val="26"/>
        </w:rPr>
      </w:pPr>
      <w:r w:rsidRPr="00A43E61">
        <w:rPr>
          <w:szCs w:val="26"/>
        </w:rPr>
        <w:t>Sản phẩm cuối cùng là một trò chơi Tetris hoàn chỉnh, có thể chạy độc lập, bao gồm các tính năng cơ bản như: tạo khối ngẫu nhiên, di chuyển, xoay khối, kiểm tra va chạm, tính điểm và kết thúc trò chơi. Đề tài không chỉ giúp rèn luyện kỹ năng lập trình mà còn góp phần nâng cao tư duy logic và khả năng thiết kế phần mềm theo hướng mô-đun.</w:t>
      </w:r>
    </w:p>
    <w:p w14:paraId="0CAD3694" w14:textId="77777777" w:rsidR="004C585D" w:rsidRDefault="004C585D" w:rsidP="004C585D">
      <w:pPr>
        <w:pStyle w:val="Heading10"/>
        <w:rPr>
          <w:lang w:val="vi-VN"/>
        </w:rPr>
      </w:pPr>
    </w:p>
    <w:p w14:paraId="3564CE48" w14:textId="77777777" w:rsidR="004C585D" w:rsidRDefault="004C585D" w:rsidP="004C585D">
      <w:pPr>
        <w:pStyle w:val="Heading10"/>
        <w:rPr>
          <w:lang w:val="vi-VN"/>
        </w:rPr>
      </w:pPr>
    </w:p>
    <w:p w14:paraId="7BBEC544" w14:textId="77777777" w:rsidR="004C585D" w:rsidRDefault="004C585D" w:rsidP="004C585D">
      <w:pPr>
        <w:pStyle w:val="Heading10"/>
        <w:rPr>
          <w:lang w:val="vi-VN"/>
        </w:rPr>
      </w:pPr>
    </w:p>
    <w:p w14:paraId="6003E6DF" w14:textId="77777777" w:rsidR="004C585D" w:rsidRDefault="004C585D" w:rsidP="004C585D">
      <w:pPr>
        <w:pStyle w:val="Heading10"/>
        <w:rPr>
          <w:lang w:val="vi-VN"/>
        </w:rPr>
      </w:pPr>
    </w:p>
    <w:p w14:paraId="375C2215" w14:textId="77777777" w:rsidR="004C585D" w:rsidRDefault="004C585D" w:rsidP="004C585D">
      <w:pPr>
        <w:pStyle w:val="Heading10"/>
        <w:rPr>
          <w:lang w:val="vi-VN"/>
        </w:rPr>
      </w:pPr>
    </w:p>
    <w:p w14:paraId="03944C83" w14:textId="3CA57410" w:rsidR="00812AAF" w:rsidRDefault="00E275BC" w:rsidP="00E275BC">
      <w:pPr>
        <w:pStyle w:val="Heading10"/>
        <w:rPr>
          <w:lang w:val="vi-VN"/>
        </w:rPr>
      </w:pPr>
      <w:bookmarkStart w:id="5" w:name="_Toc213909988"/>
      <w:r>
        <w:lastRenderedPageBreak/>
        <w:t>Phần</w:t>
      </w:r>
      <w:r>
        <w:rPr>
          <w:lang w:val="vi-VN"/>
        </w:rPr>
        <w:t xml:space="preserve"> 1</w:t>
      </w:r>
      <w:r w:rsidR="003F2904">
        <w:t>.</w:t>
      </w:r>
      <w:r>
        <w:rPr>
          <w:lang w:val="vi-VN"/>
        </w:rPr>
        <w:t xml:space="preserve"> </w:t>
      </w:r>
      <w:r>
        <w:rPr>
          <w:lang w:val="vi-VN"/>
        </w:rPr>
        <w:br/>
      </w:r>
      <w:r w:rsidRPr="004C585D">
        <w:t>Phân tích &amp; mô hình hóa đối tượng</w:t>
      </w:r>
      <w:bookmarkEnd w:id="5"/>
    </w:p>
    <w:p w14:paraId="1FA92FB0" w14:textId="28F7B868" w:rsidR="005A02D4" w:rsidRDefault="00812AAF" w:rsidP="00812AAF">
      <w:pPr>
        <w:pStyle w:val="Heading20"/>
      </w:pPr>
      <w:bookmarkStart w:id="6" w:name="_Toc213909989"/>
      <w:r>
        <w:t>1.</w:t>
      </w:r>
      <w:r w:rsidR="00EE7695">
        <w:t xml:space="preserve">1. </w:t>
      </w:r>
      <w:r w:rsidR="005A02D4" w:rsidRPr="005A02D4">
        <w:t>Yêu cầu kĩ thuật tối thiểu</w:t>
      </w:r>
      <w:bookmarkEnd w:id="6"/>
    </w:p>
    <w:p w14:paraId="07A365EE" w14:textId="2C534803" w:rsidR="008930E6" w:rsidRPr="00E74BC4" w:rsidRDefault="008930E6" w:rsidP="00E74BC4">
      <w:pPr>
        <w:pStyle w:val="Table"/>
      </w:pPr>
      <w:bookmarkStart w:id="7" w:name="_Toc213910152"/>
      <w:r w:rsidRPr="00E74BC4">
        <w:t>Bảng 1.1. Tiêu chí đánh giá</w:t>
      </w:r>
      <w:bookmarkEnd w:id="7"/>
    </w:p>
    <w:tbl>
      <w:tblPr>
        <w:tblStyle w:val="TableGrid"/>
        <w:tblW w:w="0" w:type="auto"/>
        <w:tblLook w:val="04A0" w:firstRow="1" w:lastRow="0" w:firstColumn="1" w:lastColumn="0" w:noHBand="0" w:noVBand="1"/>
      </w:tblPr>
      <w:tblGrid>
        <w:gridCol w:w="4622"/>
        <w:gridCol w:w="945"/>
        <w:gridCol w:w="3449"/>
      </w:tblGrid>
      <w:tr w:rsidR="005A02D4" w14:paraId="39674264" w14:textId="77777777" w:rsidTr="005A02D4">
        <w:tc>
          <w:tcPr>
            <w:tcW w:w="4673" w:type="dxa"/>
          </w:tcPr>
          <w:p w14:paraId="4F4A1D88" w14:textId="45C397D8" w:rsidR="005A02D4" w:rsidRPr="005A02D4" w:rsidRDefault="005A02D4" w:rsidP="005A02D4">
            <w:pPr>
              <w:jc w:val="center"/>
              <w:rPr>
                <w:b/>
                <w:bCs/>
                <w:sz w:val="32"/>
                <w:szCs w:val="28"/>
                <w:lang w:val="vi-VN"/>
              </w:rPr>
            </w:pPr>
            <w:r w:rsidRPr="005A02D4">
              <w:rPr>
                <w:b/>
                <w:bCs/>
                <w:sz w:val="32"/>
                <w:szCs w:val="28"/>
                <w:lang w:val="vi-VN"/>
              </w:rPr>
              <w:t>Tiêu chí</w:t>
            </w:r>
          </w:p>
        </w:tc>
        <w:tc>
          <w:tcPr>
            <w:tcW w:w="851" w:type="dxa"/>
          </w:tcPr>
          <w:p w14:paraId="695BCFDB" w14:textId="498608EF" w:rsidR="005A02D4" w:rsidRPr="005A02D4" w:rsidRDefault="005A02D4" w:rsidP="005A02D4">
            <w:pPr>
              <w:jc w:val="center"/>
              <w:rPr>
                <w:b/>
                <w:bCs/>
                <w:sz w:val="32"/>
                <w:szCs w:val="28"/>
                <w:lang w:val="vi-VN"/>
              </w:rPr>
            </w:pPr>
            <w:r w:rsidRPr="005A02D4">
              <w:rPr>
                <w:b/>
                <w:bCs/>
                <w:sz w:val="32"/>
                <w:szCs w:val="28"/>
                <w:lang w:val="vi-VN"/>
              </w:rPr>
              <w:t>Điểm</w:t>
            </w:r>
          </w:p>
        </w:tc>
        <w:tc>
          <w:tcPr>
            <w:tcW w:w="3492" w:type="dxa"/>
          </w:tcPr>
          <w:p w14:paraId="02420284" w14:textId="5293D3AA" w:rsidR="005A02D4" w:rsidRPr="005A02D4" w:rsidRDefault="005A02D4" w:rsidP="005A02D4">
            <w:pPr>
              <w:jc w:val="center"/>
              <w:rPr>
                <w:b/>
                <w:bCs/>
                <w:sz w:val="32"/>
                <w:szCs w:val="28"/>
                <w:lang w:val="vi-VN"/>
              </w:rPr>
            </w:pPr>
            <w:r w:rsidRPr="005A02D4">
              <w:rPr>
                <w:b/>
                <w:bCs/>
                <w:sz w:val="32"/>
                <w:szCs w:val="28"/>
                <w:lang w:val="vi-VN"/>
              </w:rPr>
              <w:t>Mô tả</w:t>
            </w:r>
          </w:p>
        </w:tc>
      </w:tr>
      <w:tr w:rsidR="005A02D4" w14:paraId="71F8B6C5" w14:textId="77777777" w:rsidTr="004C4510">
        <w:tc>
          <w:tcPr>
            <w:tcW w:w="4673" w:type="dxa"/>
          </w:tcPr>
          <w:p w14:paraId="4D2A3BDF" w14:textId="77777777" w:rsidR="00184C2D" w:rsidRDefault="005A02D4" w:rsidP="004C4510">
            <w:pPr>
              <w:spacing w:line="276" w:lineRule="auto"/>
              <w:jc w:val="center"/>
              <w:rPr>
                <w:lang w:val="vi-VN"/>
              </w:rPr>
            </w:pPr>
            <w:r w:rsidRPr="005A02D4">
              <w:rPr>
                <w:lang w:val="vi-VN"/>
              </w:rPr>
              <w:t xml:space="preserve">Có ít nhất 15 lớp </w:t>
            </w:r>
          </w:p>
          <w:p w14:paraId="496AD843" w14:textId="1A4B1325" w:rsidR="005A02D4" w:rsidRDefault="005A02D4" w:rsidP="004C4510">
            <w:pPr>
              <w:spacing w:line="276" w:lineRule="auto"/>
              <w:jc w:val="center"/>
              <w:rPr>
                <w:lang w:val="vi-VN"/>
              </w:rPr>
            </w:pPr>
            <w:r w:rsidRPr="005A02D4">
              <w:rPr>
                <w:lang w:val="vi-VN"/>
              </w:rPr>
              <w:t>(class)</w:t>
            </w:r>
          </w:p>
        </w:tc>
        <w:tc>
          <w:tcPr>
            <w:tcW w:w="851" w:type="dxa"/>
            <w:vAlign w:val="center"/>
          </w:tcPr>
          <w:p w14:paraId="22F75C55" w14:textId="660BA79C" w:rsidR="005A02D4" w:rsidRDefault="005A02D4" w:rsidP="004C4510">
            <w:pPr>
              <w:spacing w:line="276" w:lineRule="auto"/>
              <w:jc w:val="center"/>
              <w:rPr>
                <w:lang w:val="vi-VN"/>
              </w:rPr>
            </w:pPr>
            <w:r>
              <w:rPr>
                <w:lang w:val="vi-VN"/>
              </w:rPr>
              <w:t>1đ</w:t>
            </w:r>
          </w:p>
        </w:tc>
        <w:tc>
          <w:tcPr>
            <w:tcW w:w="3492" w:type="dxa"/>
            <w:vAlign w:val="center"/>
          </w:tcPr>
          <w:p w14:paraId="069DE221" w14:textId="7D4468C9" w:rsidR="005A02D4" w:rsidRDefault="005A02D4" w:rsidP="004C4510">
            <w:pPr>
              <w:spacing w:line="276" w:lineRule="auto"/>
              <w:jc w:val="center"/>
              <w:rPr>
                <w:lang w:val="vi-VN"/>
              </w:rPr>
            </w:pPr>
            <w:r w:rsidRPr="005A02D4">
              <w:rPr>
                <w:lang w:val="vi-VN"/>
              </w:rPr>
              <w:t>Mỗi lớp phải thể hiện vai trò cụ thể, đặt</w:t>
            </w:r>
            <w:r>
              <w:rPr>
                <w:lang w:val="vi-VN"/>
              </w:rPr>
              <w:t xml:space="preserve"> </w:t>
            </w:r>
            <w:r w:rsidRPr="005A02D4">
              <w:rPr>
                <w:lang w:val="vi-VN"/>
              </w:rPr>
              <w:t>tên chuẩn</w:t>
            </w:r>
          </w:p>
        </w:tc>
      </w:tr>
      <w:tr w:rsidR="005A02D4" w14:paraId="6F7F9CB2" w14:textId="77777777" w:rsidTr="004C4510">
        <w:tc>
          <w:tcPr>
            <w:tcW w:w="4673" w:type="dxa"/>
          </w:tcPr>
          <w:p w14:paraId="6D8898E7" w14:textId="1B3D7381" w:rsidR="005A02D4" w:rsidRDefault="005A02D4" w:rsidP="004C4510">
            <w:pPr>
              <w:spacing w:line="276" w:lineRule="auto"/>
              <w:jc w:val="center"/>
              <w:rPr>
                <w:lang w:val="vi-VN"/>
              </w:rPr>
            </w:pPr>
            <w:r w:rsidRPr="005A02D4">
              <w:rPr>
                <w:lang w:val="vi-VN"/>
              </w:rPr>
              <w:t>Có hàm thiết lập</w:t>
            </w:r>
            <w:r w:rsidR="00184C2D">
              <w:rPr>
                <w:lang w:val="vi-VN"/>
              </w:rPr>
              <w:t xml:space="preserve"> hàm khởi tạo</w:t>
            </w:r>
            <w:r w:rsidRPr="005A02D4">
              <w:rPr>
                <w:lang w:val="vi-VN"/>
              </w:rPr>
              <w:t xml:space="preserve"> (constructor) cho các lớp</w:t>
            </w:r>
          </w:p>
        </w:tc>
        <w:tc>
          <w:tcPr>
            <w:tcW w:w="851" w:type="dxa"/>
            <w:vAlign w:val="center"/>
          </w:tcPr>
          <w:p w14:paraId="2C5EC124" w14:textId="01B2F8D3" w:rsidR="005A02D4" w:rsidRDefault="005A02D4" w:rsidP="004C4510">
            <w:pPr>
              <w:spacing w:line="276" w:lineRule="auto"/>
              <w:jc w:val="center"/>
              <w:rPr>
                <w:lang w:val="vi-VN"/>
              </w:rPr>
            </w:pPr>
            <w:r>
              <w:rPr>
                <w:lang w:val="vi-VN"/>
              </w:rPr>
              <w:t>1đ</w:t>
            </w:r>
          </w:p>
        </w:tc>
        <w:tc>
          <w:tcPr>
            <w:tcW w:w="3492" w:type="dxa"/>
            <w:vAlign w:val="center"/>
          </w:tcPr>
          <w:p w14:paraId="4A245938" w14:textId="5C76C78D" w:rsidR="005A02D4" w:rsidRDefault="005A02D4" w:rsidP="004C4510">
            <w:pPr>
              <w:spacing w:line="276" w:lineRule="auto"/>
              <w:jc w:val="center"/>
              <w:rPr>
                <w:lang w:val="vi-VN"/>
              </w:rPr>
            </w:pPr>
            <w:r w:rsidRPr="005A02D4">
              <w:rPr>
                <w:lang w:val="vi-VN"/>
              </w:rPr>
              <w:t>Thể hiện khởi tạo dữ liệu và quan hệ lớp</w:t>
            </w:r>
          </w:p>
        </w:tc>
      </w:tr>
      <w:tr w:rsidR="005A02D4" w14:paraId="1924A2D3" w14:textId="77777777" w:rsidTr="004C4510">
        <w:tc>
          <w:tcPr>
            <w:tcW w:w="4673" w:type="dxa"/>
          </w:tcPr>
          <w:p w14:paraId="48C4E62B" w14:textId="3C3D06FB" w:rsidR="005A02D4" w:rsidRDefault="005A02D4" w:rsidP="004C4510">
            <w:pPr>
              <w:spacing w:line="276" w:lineRule="auto"/>
              <w:jc w:val="center"/>
              <w:rPr>
                <w:lang w:val="vi-VN"/>
              </w:rPr>
            </w:pPr>
            <w:r w:rsidRPr="005A02D4">
              <w:rPr>
                <w:lang w:val="vi-VN"/>
              </w:rPr>
              <w:t>Kế thừa hợp lý</w:t>
            </w:r>
          </w:p>
          <w:p w14:paraId="0DAB5353" w14:textId="52CE2095" w:rsidR="005A02D4" w:rsidRDefault="005A02D4" w:rsidP="004C4510">
            <w:pPr>
              <w:spacing w:line="276" w:lineRule="auto"/>
              <w:jc w:val="center"/>
              <w:rPr>
                <w:lang w:val="vi-VN"/>
              </w:rPr>
            </w:pPr>
            <w:r w:rsidRPr="005A02D4">
              <w:rPr>
                <w:lang w:val="vi-VN"/>
              </w:rPr>
              <w:t>(có class cơ sở + class con)</w:t>
            </w:r>
          </w:p>
        </w:tc>
        <w:tc>
          <w:tcPr>
            <w:tcW w:w="851" w:type="dxa"/>
            <w:vAlign w:val="center"/>
          </w:tcPr>
          <w:p w14:paraId="00A857F8" w14:textId="2356AB92" w:rsidR="005A02D4" w:rsidRDefault="005A02D4" w:rsidP="004C4510">
            <w:pPr>
              <w:spacing w:line="276" w:lineRule="auto"/>
              <w:jc w:val="center"/>
              <w:rPr>
                <w:lang w:val="vi-VN"/>
              </w:rPr>
            </w:pPr>
            <w:r>
              <w:rPr>
                <w:lang w:val="vi-VN"/>
              </w:rPr>
              <w:t>1đ</w:t>
            </w:r>
          </w:p>
        </w:tc>
        <w:tc>
          <w:tcPr>
            <w:tcW w:w="3492" w:type="dxa"/>
            <w:vAlign w:val="center"/>
          </w:tcPr>
          <w:p w14:paraId="55437D24" w14:textId="051960B3" w:rsidR="005A02D4" w:rsidRDefault="005A02D4" w:rsidP="004C4510">
            <w:pPr>
              <w:spacing w:line="276" w:lineRule="auto"/>
              <w:jc w:val="center"/>
              <w:rPr>
                <w:lang w:val="vi-VN"/>
              </w:rPr>
            </w:pPr>
            <w:r w:rsidRPr="005A02D4">
              <w:rPr>
                <w:lang w:val="vi-VN"/>
              </w:rPr>
              <w:t>Dùng từ khóa extends hoặc inherit</w:t>
            </w:r>
            <w:r>
              <w:rPr>
                <w:lang w:val="vi-VN"/>
              </w:rPr>
              <w:t xml:space="preserve"> </w:t>
            </w:r>
            <w:r w:rsidRPr="005A02D4">
              <w:rPr>
                <w:lang w:val="vi-VN"/>
              </w:rPr>
              <w:t>đúng ngữ nghĩa</w:t>
            </w:r>
          </w:p>
        </w:tc>
      </w:tr>
      <w:tr w:rsidR="005A02D4" w14:paraId="1793AC7D" w14:textId="77777777" w:rsidTr="004C4510">
        <w:tc>
          <w:tcPr>
            <w:tcW w:w="4673" w:type="dxa"/>
          </w:tcPr>
          <w:p w14:paraId="53CF4D1C" w14:textId="0C4197FD" w:rsidR="005A02D4" w:rsidRDefault="005A02D4" w:rsidP="004C4510">
            <w:pPr>
              <w:spacing w:line="276" w:lineRule="auto"/>
              <w:jc w:val="center"/>
              <w:rPr>
                <w:lang w:val="vi-VN"/>
              </w:rPr>
            </w:pPr>
            <w:r w:rsidRPr="005A02D4">
              <w:rPr>
                <w:lang w:val="vi-VN"/>
              </w:rPr>
              <w:t>Đa hình</w:t>
            </w:r>
          </w:p>
          <w:p w14:paraId="2D87484D" w14:textId="6365CF51" w:rsidR="005A02D4" w:rsidRDefault="005A02D4" w:rsidP="004C4510">
            <w:pPr>
              <w:spacing w:line="276" w:lineRule="auto"/>
              <w:jc w:val="center"/>
              <w:rPr>
                <w:lang w:val="vi-VN"/>
              </w:rPr>
            </w:pPr>
            <w:r w:rsidRPr="005A02D4">
              <w:rPr>
                <w:lang w:val="vi-VN"/>
              </w:rPr>
              <w:t>(phương thức ghi đè/overriding,</w:t>
            </w:r>
            <w:r>
              <w:rPr>
                <w:lang w:val="vi-VN"/>
              </w:rPr>
              <w:t xml:space="preserve"> </w:t>
            </w:r>
            <w:r w:rsidRPr="005A02D4">
              <w:rPr>
                <w:lang w:val="vi-VN"/>
              </w:rPr>
              <w:t>overload)</w:t>
            </w:r>
          </w:p>
        </w:tc>
        <w:tc>
          <w:tcPr>
            <w:tcW w:w="851" w:type="dxa"/>
            <w:vAlign w:val="center"/>
          </w:tcPr>
          <w:p w14:paraId="39ED8F09" w14:textId="367076D9" w:rsidR="005A02D4" w:rsidRDefault="005A02D4" w:rsidP="004C4510">
            <w:pPr>
              <w:spacing w:line="276" w:lineRule="auto"/>
              <w:jc w:val="center"/>
              <w:rPr>
                <w:lang w:val="vi-VN"/>
              </w:rPr>
            </w:pPr>
            <w:r>
              <w:rPr>
                <w:lang w:val="vi-VN"/>
              </w:rPr>
              <w:t>1đ</w:t>
            </w:r>
          </w:p>
        </w:tc>
        <w:tc>
          <w:tcPr>
            <w:tcW w:w="3492" w:type="dxa"/>
            <w:vAlign w:val="center"/>
          </w:tcPr>
          <w:p w14:paraId="699516AC" w14:textId="5D0466E4" w:rsidR="005A02D4" w:rsidRDefault="005A02D4" w:rsidP="004C4510">
            <w:pPr>
              <w:spacing w:line="276" w:lineRule="auto"/>
              <w:jc w:val="center"/>
              <w:rPr>
                <w:lang w:val="vi-VN"/>
              </w:rPr>
            </w:pPr>
            <w:r w:rsidRPr="005A02D4">
              <w:rPr>
                <w:lang w:val="vi-VN"/>
              </w:rPr>
              <w:t>Thực thi đúng nguyên lý OOP</w:t>
            </w:r>
          </w:p>
        </w:tc>
      </w:tr>
      <w:tr w:rsidR="005A02D4" w14:paraId="652AF646" w14:textId="77777777" w:rsidTr="004C4510">
        <w:tc>
          <w:tcPr>
            <w:tcW w:w="4673" w:type="dxa"/>
          </w:tcPr>
          <w:p w14:paraId="570D22D7" w14:textId="77777777" w:rsidR="005A02D4" w:rsidRPr="005A02D4" w:rsidRDefault="005A02D4" w:rsidP="004C4510">
            <w:pPr>
              <w:spacing w:line="276" w:lineRule="auto"/>
              <w:jc w:val="center"/>
              <w:rPr>
                <w:lang w:val="vi-VN"/>
              </w:rPr>
            </w:pPr>
            <w:r w:rsidRPr="005A02D4">
              <w:rPr>
                <w:lang w:val="vi-VN"/>
              </w:rPr>
              <w:t>Có lớp quản lý danh sách đối tượng</w:t>
            </w:r>
          </w:p>
          <w:p w14:paraId="174CEF62" w14:textId="2DFE80B3" w:rsidR="005A02D4" w:rsidRDefault="005A02D4" w:rsidP="004C4510">
            <w:pPr>
              <w:spacing w:line="276" w:lineRule="auto"/>
              <w:jc w:val="center"/>
              <w:rPr>
                <w:lang w:val="vi-VN"/>
              </w:rPr>
            </w:pPr>
            <w:r w:rsidRPr="005A02D4">
              <w:rPr>
                <w:lang w:val="vi-VN"/>
              </w:rPr>
              <w:t>(array/list)</w:t>
            </w:r>
          </w:p>
        </w:tc>
        <w:tc>
          <w:tcPr>
            <w:tcW w:w="851" w:type="dxa"/>
            <w:vAlign w:val="center"/>
          </w:tcPr>
          <w:p w14:paraId="7D885060" w14:textId="5BCDC983" w:rsidR="005A02D4" w:rsidRDefault="005A02D4" w:rsidP="004C4510">
            <w:pPr>
              <w:spacing w:line="276" w:lineRule="auto"/>
              <w:jc w:val="center"/>
              <w:rPr>
                <w:lang w:val="vi-VN"/>
              </w:rPr>
            </w:pPr>
            <w:r>
              <w:rPr>
                <w:lang w:val="vi-VN"/>
              </w:rPr>
              <w:t>2đ</w:t>
            </w:r>
          </w:p>
        </w:tc>
        <w:tc>
          <w:tcPr>
            <w:tcW w:w="3492" w:type="dxa"/>
            <w:vAlign w:val="center"/>
          </w:tcPr>
          <w:p w14:paraId="7180618B" w14:textId="6A75A16F" w:rsidR="005A02D4" w:rsidRDefault="005A02D4" w:rsidP="004C4510">
            <w:pPr>
              <w:spacing w:line="276" w:lineRule="auto"/>
              <w:jc w:val="center"/>
              <w:rPr>
                <w:lang w:val="vi-VN"/>
              </w:rPr>
            </w:pPr>
            <w:r w:rsidRPr="005A02D4">
              <w:rPr>
                <w:lang w:val="vi-VN"/>
              </w:rPr>
              <w:t>Có chức năng nhập, xuất, thêm, xóa, sửa,</w:t>
            </w:r>
            <w:r w:rsidR="004C4510">
              <w:rPr>
                <w:lang w:val="vi-VN"/>
              </w:rPr>
              <w:t xml:space="preserve"> </w:t>
            </w:r>
            <w:r w:rsidRPr="005A02D4">
              <w:rPr>
                <w:lang w:val="vi-VN"/>
              </w:rPr>
              <w:t>tìm kiếm, thống kê</w:t>
            </w:r>
          </w:p>
        </w:tc>
      </w:tr>
      <w:tr w:rsidR="005A02D4" w14:paraId="6DD52DFB" w14:textId="77777777" w:rsidTr="004C4510">
        <w:tc>
          <w:tcPr>
            <w:tcW w:w="4673" w:type="dxa"/>
          </w:tcPr>
          <w:p w14:paraId="6B49F746" w14:textId="4B707F5B" w:rsidR="005A02D4" w:rsidRDefault="005A02D4" w:rsidP="004C4510">
            <w:pPr>
              <w:spacing w:line="276" w:lineRule="auto"/>
              <w:jc w:val="center"/>
              <w:rPr>
                <w:lang w:val="vi-VN"/>
              </w:rPr>
            </w:pPr>
            <w:r w:rsidRPr="005A02D4">
              <w:rPr>
                <w:lang w:val="vi-VN"/>
              </w:rPr>
              <w:t>Đọc và ghi dữ liệu lên file</w:t>
            </w:r>
          </w:p>
          <w:p w14:paraId="3C36C11C" w14:textId="44BEEAFE" w:rsidR="005A02D4" w:rsidRDefault="005A02D4" w:rsidP="004C4510">
            <w:pPr>
              <w:spacing w:line="276" w:lineRule="auto"/>
              <w:jc w:val="center"/>
              <w:rPr>
                <w:lang w:val="vi-VN"/>
              </w:rPr>
            </w:pPr>
            <w:r w:rsidRPr="005A02D4">
              <w:rPr>
                <w:lang w:val="vi-VN"/>
              </w:rPr>
              <w:t>(text hoặc JSON)</w:t>
            </w:r>
          </w:p>
        </w:tc>
        <w:tc>
          <w:tcPr>
            <w:tcW w:w="851" w:type="dxa"/>
            <w:vAlign w:val="center"/>
          </w:tcPr>
          <w:p w14:paraId="1B9B154F" w14:textId="00B8859A" w:rsidR="005A02D4" w:rsidRDefault="005A02D4" w:rsidP="004C4510">
            <w:pPr>
              <w:spacing w:line="276" w:lineRule="auto"/>
              <w:jc w:val="center"/>
              <w:rPr>
                <w:lang w:val="vi-VN"/>
              </w:rPr>
            </w:pPr>
            <w:r>
              <w:rPr>
                <w:lang w:val="vi-VN"/>
              </w:rPr>
              <w:t>1đ</w:t>
            </w:r>
          </w:p>
        </w:tc>
        <w:tc>
          <w:tcPr>
            <w:tcW w:w="3492" w:type="dxa"/>
            <w:vAlign w:val="center"/>
          </w:tcPr>
          <w:p w14:paraId="278D2BC7" w14:textId="53418D3A" w:rsidR="005A02D4" w:rsidRDefault="005A02D4" w:rsidP="004C4510">
            <w:pPr>
              <w:spacing w:line="276" w:lineRule="auto"/>
              <w:jc w:val="center"/>
              <w:rPr>
                <w:lang w:val="vi-VN"/>
              </w:rPr>
            </w:pPr>
            <w:r w:rsidRPr="005A02D4">
              <w:rPr>
                <w:lang w:val="vi-VN"/>
              </w:rPr>
              <w:t>Ghi lại và khôi phục dữ liệu</w:t>
            </w:r>
          </w:p>
        </w:tc>
      </w:tr>
      <w:tr w:rsidR="005A02D4" w14:paraId="1DD07ACF" w14:textId="77777777" w:rsidTr="004C4510">
        <w:tc>
          <w:tcPr>
            <w:tcW w:w="4673" w:type="dxa"/>
          </w:tcPr>
          <w:p w14:paraId="2651FB55" w14:textId="55BBABE0" w:rsidR="005A02D4" w:rsidRDefault="005A02D4" w:rsidP="004C4510">
            <w:pPr>
              <w:spacing w:line="276" w:lineRule="auto"/>
              <w:jc w:val="center"/>
              <w:rPr>
                <w:lang w:val="vi-VN"/>
              </w:rPr>
            </w:pPr>
            <w:r w:rsidRPr="005A02D4">
              <w:rPr>
                <w:lang w:val="vi-VN"/>
              </w:rPr>
              <w:t>Có thuộc tính và phương thức static</w:t>
            </w:r>
          </w:p>
        </w:tc>
        <w:tc>
          <w:tcPr>
            <w:tcW w:w="851" w:type="dxa"/>
            <w:vAlign w:val="center"/>
          </w:tcPr>
          <w:p w14:paraId="3223BD2D" w14:textId="23554ED3" w:rsidR="005A02D4" w:rsidRDefault="005A02D4" w:rsidP="004C4510">
            <w:pPr>
              <w:spacing w:line="276" w:lineRule="auto"/>
              <w:jc w:val="center"/>
              <w:rPr>
                <w:lang w:val="vi-VN"/>
              </w:rPr>
            </w:pPr>
            <w:r>
              <w:rPr>
                <w:lang w:val="vi-VN"/>
              </w:rPr>
              <w:t>1đ</w:t>
            </w:r>
          </w:p>
        </w:tc>
        <w:tc>
          <w:tcPr>
            <w:tcW w:w="3492" w:type="dxa"/>
            <w:vAlign w:val="center"/>
          </w:tcPr>
          <w:p w14:paraId="201D4443" w14:textId="49245912" w:rsidR="005A02D4" w:rsidRDefault="005A02D4" w:rsidP="004C4510">
            <w:pPr>
              <w:spacing w:line="276" w:lineRule="auto"/>
              <w:jc w:val="center"/>
              <w:rPr>
                <w:lang w:val="vi-VN"/>
              </w:rPr>
            </w:pPr>
            <w:r w:rsidRPr="005A02D4">
              <w:rPr>
                <w:lang w:val="vi-VN"/>
              </w:rPr>
              <w:t>Dùng hợp lý, ví dụ đếm số lượng đối</w:t>
            </w:r>
            <w:r>
              <w:rPr>
                <w:lang w:val="vi-VN"/>
              </w:rPr>
              <w:t xml:space="preserve"> </w:t>
            </w:r>
            <w:r w:rsidRPr="005A02D4">
              <w:rPr>
                <w:lang w:val="vi-VN"/>
              </w:rPr>
              <w:t>tượng</w:t>
            </w:r>
          </w:p>
        </w:tc>
      </w:tr>
      <w:tr w:rsidR="005A02D4" w14:paraId="2B51459C" w14:textId="77777777" w:rsidTr="004C4510">
        <w:tc>
          <w:tcPr>
            <w:tcW w:w="4673" w:type="dxa"/>
          </w:tcPr>
          <w:p w14:paraId="507289B7" w14:textId="77777777" w:rsidR="005A02D4" w:rsidRPr="005A02D4" w:rsidRDefault="005A02D4" w:rsidP="004C4510">
            <w:pPr>
              <w:spacing w:line="276" w:lineRule="auto"/>
              <w:jc w:val="center"/>
              <w:rPr>
                <w:lang w:val="vi-VN"/>
              </w:rPr>
            </w:pPr>
            <w:r w:rsidRPr="005A02D4">
              <w:rPr>
                <w:lang w:val="vi-VN"/>
              </w:rPr>
              <w:t>Có lớp trừu tượng và hàm trừu tượng</w:t>
            </w:r>
          </w:p>
          <w:p w14:paraId="62042114" w14:textId="50A85C9A" w:rsidR="00184C2D" w:rsidRDefault="005A02D4" w:rsidP="00184C2D">
            <w:pPr>
              <w:spacing w:line="276" w:lineRule="auto"/>
              <w:jc w:val="center"/>
              <w:rPr>
                <w:lang w:val="vi-VN"/>
              </w:rPr>
            </w:pPr>
            <w:r w:rsidRPr="005A02D4">
              <w:rPr>
                <w:lang w:val="vi-VN"/>
              </w:rPr>
              <w:t>(abstract)</w:t>
            </w:r>
          </w:p>
        </w:tc>
        <w:tc>
          <w:tcPr>
            <w:tcW w:w="851" w:type="dxa"/>
            <w:vAlign w:val="center"/>
          </w:tcPr>
          <w:p w14:paraId="5375D9DA" w14:textId="6FE2179B" w:rsidR="005A02D4" w:rsidRDefault="005A02D4" w:rsidP="004C4510">
            <w:pPr>
              <w:spacing w:line="276" w:lineRule="auto"/>
              <w:jc w:val="center"/>
              <w:rPr>
                <w:lang w:val="vi-VN"/>
              </w:rPr>
            </w:pPr>
            <w:r>
              <w:rPr>
                <w:lang w:val="vi-VN"/>
              </w:rPr>
              <w:t>1đ</w:t>
            </w:r>
          </w:p>
        </w:tc>
        <w:tc>
          <w:tcPr>
            <w:tcW w:w="3492" w:type="dxa"/>
            <w:vAlign w:val="center"/>
          </w:tcPr>
          <w:p w14:paraId="6B335503" w14:textId="475F73BD" w:rsidR="005A02D4" w:rsidRDefault="005A02D4" w:rsidP="004C4510">
            <w:pPr>
              <w:spacing w:line="276" w:lineRule="auto"/>
              <w:jc w:val="center"/>
              <w:rPr>
                <w:lang w:val="vi-VN"/>
              </w:rPr>
            </w:pPr>
            <w:r w:rsidRPr="005A02D4">
              <w:rPr>
                <w:lang w:val="vi-VN"/>
              </w:rPr>
              <w:t>Mô hình hóa hành vi chung</w:t>
            </w:r>
          </w:p>
        </w:tc>
      </w:tr>
      <w:tr w:rsidR="005A02D4" w14:paraId="5DABB8CE" w14:textId="77777777" w:rsidTr="004C4510">
        <w:tc>
          <w:tcPr>
            <w:tcW w:w="4673" w:type="dxa"/>
          </w:tcPr>
          <w:p w14:paraId="67E82C57" w14:textId="1EEDCCF3" w:rsidR="005A02D4" w:rsidRDefault="005A02D4" w:rsidP="004C4510">
            <w:pPr>
              <w:spacing w:line="276" w:lineRule="auto"/>
              <w:jc w:val="center"/>
              <w:rPr>
                <w:lang w:val="vi-VN"/>
              </w:rPr>
            </w:pPr>
            <w:r w:rsidRPr="005A02D4">
              <w:rPr>
                <w:lang w:val="vi-VN"/>
              </w:rPr>
              <w:t>Có interface và class thực thi interface</w:t>
            </w:r>
          </w:p>
        </w:tc>
        <w:tc>
          <w:tcPr>
            <w:tcW w:w="851" w:type="dxa"/>
          </w:tcPr>
          <w:p w14:paraId="50F9E80F" w14:textId="38BAC181" w:rsidR="005A02D4" w:rsidRDefault="005A02D4" w:rsidP="00184C2D">
            <w:pPr>
              <w:spacing w:line="276" w:lineRule="auto"/>
              <w:jc w:val="center"/>
              <w:rPr>
                <w:lang w:val="vi-VN"/>
              </w:rPr>
            </w:pPr>
            <w:r>
              <w:rPr>
                <w:lang w:val="vi-VN"/>
              </w:rPr>
              <w:t>1đ</w:t>
            </w:r>
          </w:p>
        </w:tc>
        <w:tc>
          <w:tcPr>
            <w:tcW w:w="3492" w:type="dxa"/>
            <w:vAlign w:val="center"/>
          </w:tcPr>
          <w:p w14:paraId="1E487B37" w14:textId="3AD037C0" w:rsidR="005A02D4" w:rsidRDefault="005A02D4" w:rsidP="004C4510">
            <w:pPr>
              <w:spacing w:line="276" w:lineRule="auto"/>
              <w:jc w:val="center"/>
              <w:rPr>
                <w:lang w:val="vi-VN"/>
              </w:rPr>
            </w:pPr>
            <w:r w:rsidRPr="005A02D4">
              <w:rPr>
                <w:lang w:val="vi-VN"/>
              </w:rPr>
              <w:t>Dùng để chuẩn hóa hành vi giữa các lớp</w:t>
            </w:r>
          </w:p>
        </w:tc>
      </w:tr>
      <w:tr w:rsidR="005A02D4" w14:paraId="5252CC24" w14:textId="77777777" w:rsidTr="004C4510">
        <w:tc>
          <w:tcPr>
            <w:tcW w:w="4673" w:type="dxa"/>
          </w:tcPr>
          <w:p w14:paraId="1FDDB026" w14:textId="1BA642D6" w:rsidR="005A02D4" w:rsidRDefault="005A02D4" w:rsidP="004C4510">
            <w:pPr>
              <w:spacing w:line="276" w:lineRule="auto"/>
              <w:jc w:val="center"/>
              <w:rPr>
                <w:lang w:val="vi-VN"/>
              </w:rPr>
            </w:pPr>
            <w:r w:rsidRPr="005A02D4">
              <w:rPr>
                <w:lang w:val="vi-VN"/>
              </w:rPr>
              <w:lastRenderedPageBreak/>
              <w:t>Tính sáng tạo, mở rộng thêm chức năng</w:t>
            </w:r>
          </w:p>
        </w:tc>
        <w:tc>
          <w:tcPr>
            <w:tcW w:w="851" w:type="dxa"/>
          </w:tcPr>
          <w:p w14:paraId="16BB5835" w14:textId="21E30867" w:rsidR="005A02D4" w:rsidRDefault="005A02D4" w:rsidP="004C4510">
            <w:pPr>
              <w:spacing w:line="276" w:lineRule="auto"/>
              <w:rPr>
                <w:lang w:val="vi-VN"/>
              </w:rPr>
            </w:pPr>
            <w:r>
              <w:rPr>
                <w:lang w:val="vi-VN"/>
              </w:rPr>
              <w:t>1đ</w:t>
            </w:r>
          </w:p>
        </w:tc>
        <w:tc>
          <w:tcPr>
            <w:tcW w:w="3492" w:type="dxa"/>
            <w:vAlign w:val="center"/>
          </w:tcPr>
          <w:p w14:paraId="2C3397C9" w14:textId="5088A3B0" w:rsidR="005A02D4" w:rsidRDefault="005A02D4" w:rsidP="004C4510">
            <w:pPr>
              <w:spacing w:line="276" w:lineRule="auto"/>
              <w:jc w:val="center"/>
              <w:rPr>
                <w:lang w:val="vi-VN"/>
              </w:rPr>
            </w:pPr>
            <w:r w:rsidRPr="005A02D4">
              <w:rPr>
                <w:lang w:val="vi-VN"/>
              </w:rPr>
              <w:t>Ví dụ: giao diện GUI, báo cáo, thống kê</w:t>
            </w:r>
            <w:r>
              <w:rPr>
                <w:lang w:val="vi-VN"/>
              </w:rPr>
              <w:t xml:space="preserve"> </w:t>
            </w:r>
            <w:r w:rsidRPr="005A02D4">
              <w:rPr>
                <w:lang w:val="vi-VN"/>
              </w:rPr>
              <w:t>biểu đồ</w:t>
            </w:r>
          </w:p>
        </w:tc>
      </w:tr>
    </w:tbl>
    <w:p w14:paraId="1B4546BF" w14:textId="3189B927" w:rsidR="004C4510" w:rsidRDefault="00184C2D" w:rsidP="004C4510">
      <w:pPr>
        <w:pStyle w:val="Heading20"/>
      </w:pPr>
      <w:bookmarkStart w:id="8" w:name="_Toc213909990"/>
      <w:r>
        <w:t>1.</w:t>
      </w:r>
      <w:r w:rsidR="004C4510">
        <w:t>2</w:t>
      </w:r>
      <w:r w:rsidR="004C4510" w:rsidRPr="005A02D4">
        <w:t xml:space="preserve">. </w:t>
      </w:r>
      <w:r w:rsidR="004C4510">
        <w:t>Phân tích</w:t>
      </w:r>
      <w:bookmarkEnd w:id="8"/>
    </w:p>
    <w:p w14:paraId="339CE6B9" w14:textId="0DF6C684" w:rsidR="004C4510" w:rsidRDefault="00184C2D" w:rsidP="004C4510">
      <w:pPr>
        <w:pStyle w:val="Heading30"/>
      </w:pPr>
      <w:bookmarkStart w:id="9" w:name="_Toc213909991"/>
      <w:r>
        <w:t>1.</w:t>
      </w:r>
      <w:r w:rsidRPr="004C4510">
        <w:t>2.1. Mục tiêu trò chơi</w:t>
      </w:r>
      <w:bookmarkEnd w:id="9"/>
    </w:p>
    <w:p w14:paraId="7E8B26D9" w14:textId="5553115C" w:rsidR="004C4510" w:rsidRPr="004C4510" w:rsidRDefault="004C4510" w:rsidP="004C4510">
      <w:r>
        <w:rPr>
          <w:lang w:val="vi-VN"/>
        </w:rPr>
        <w:t xml:space="preserve">- </w:t>
      </w:r>
      <w:r w:rsidRPr="004C4510">
        <w:t>Xếp các khối gạch sao cho tạo thành hàng ngang liền mạch.</w:t>
      </w:r>
    </w:p>
    <w:p w14:paraId="3B5E616C" w14:textId="6BC0A938" w:rsidR="004C4510" w:rsidRPr="004C4510" w:rsidRDefault="004C4510" w:rsidP="004C4510">
      <w:r>
        <w:rPr>
          <w:lang w:val="vi-VN"/>
        </w:rPr>
        <w:t xml:space="preserve">- </w:t>
      </w:r>
      <w:r w:rsidRPr="004C4510">
        <w:t>Mỗi hàng hoàn thành sẽ bị xóa và người chơi được cộng điểm.</w:t>
      </w:r>
    </w:p>
    <w:p w14:paraId="2ECC3930" w14:textId="0D52CB67" w:rsidR="004C4510" w:rsidRPr="004C4510" w:rsidRDefault="004C4510" w:rsidP="004C4510">
      <w:r>
        <w:rPr>
          <w:lang w:val="vi-VN"/>
        </w:rPr>
        <w:t xml:space="preserve">- </w:t>
      </w:r>
      <w:r w:rsidRPr="004C4510">
        <w:t>Duy trì trò chơi càng lâu càng tốt mà không để các khối chạm đỉnh.</w:t>
      </w:r>
    </w:p>
    <w:p w14:paraId="6BBAAED1" w14:textId="2C67FEF6" w:rsidR="004C4510" w:rsidRPr="004C4510" w:rsidRDefault="004C4510" w:rsidP="004C4510">
      <w:r>
        <w:rPr>
          <w:lang w:val="vi-VN"/>
        </w:rPr>
        <w:t xml:space="preserve">- </w:t>
      </w:r>
      <w:r w:rsidRPr="004C4510">
        <w:t>Khi điểm số tăng, tốc độ rơi của khối gạch cũng tăng, giúp trò chơi trở nên khó hơn.</w:t>
      </w:r>
    </w:p>
    <w:p w14:paraId="4F49C389" w14:textId="11137773" w:rsidR="004C4510" w:rsidRDefault="00184C2D" w:rsidP="004C4510">
      <w:pPr>
        <w:pStyle w:val="Heading30"/>
      </w:pPr>
      <w:bookmarkStart w:id="10" w:name="_Toc213909992"/>
      <w:r>
        <w:t>1.</w:t>
      </w:r>
      <w:r w:rsidR="004C4510">
        <w:t xml:space="preserve">2.2. </w:t>
      </w:r>
      <w:r w:rsidR="004C4510" w:rsidRPr="004C4510">
        <w:rPr>
          <w:lang w:val="en-US"/>
        </w:rPr>
        <w:t>Cấu trúc và thành phần chính</w:t>
      </w:r>
      <w:bookmarkEnd w:id="10"/>
    </w:p>
    <w:p w14:paraId="6CDD5E87" w14:textId="2D8D5555" w:rsidR="004C585D" w:rsidRPr="00CC660E" w:rsidRDefault="00184C2D" w:rsidP="00CC660E">
      <w:pPr>
        <w:pStyle w:val="Heading40"/>
      </w:pPr>
      <w:bookmarkStart w:id="11" w:name="_Toc213909993"/>
      <w:r>
        <w:t>1</w:t>
      </w:r>
      <w:r>
        <w:rPr>
          <w:lang w:val="vi-VN"/>
        </w:rPr>
        <w:t>.</w:t>
      </w:r>
      <w:r w:rsidRPr="00CC660E">
        <w:t>2.2.1. Logic xử lý trò chơi</w:t>
      </w:r>
      <w:bookmarkEnd w:id="11"/>
    </w:p>
    <w:p w14:paraId="0380466D" w14:textId="34F7EB1E" w:rsidR="004C585D" w:rsidRPr="004C585D" w:rsidRDefault="004C585D" w:rsidP="004C585D">
      <w:r>
        <w:rPr>
          <w:lang w:val="vi-VN"/>
        </w:rPr>
        <w:t xml:space="preserve">- </w:t>
      </w:r>
      <w:r w:rsidRPr="004C585D">
        <w:t>Sinh ngẫu nhiên các khối gạch (Tetromino).</w:t>
      </w:r>
    </w:p>
    <w:p w14:paraId="6B1A6DEE" w14:textId="7819DA6A" w:rsidR="004C585D" w:rsidRPr="004C585D" w:rsidRDefault="004C585D" w:rsidP="004C585D">
      <w:r>
        <w:rPr>
          <w:lang w:val="vi-VN"/>
        </w:rPr>
        <w:t xml:space="preserve">- </w:t>
      </w:r>
      <w:r w:rsidRPr="004C585D">
        <w:t>Xử lý va chạm giữa khối gạch và lưới chơi (Grid).</w:t>
      </w:r>
    </w:p>
    <w:p w14:paraId="6FF83559" w14:textId="45E66212" w:rsidR="004C585D" w:rsidRPr="004C585D" w:rsidRDefault="004C585D" w:rsidP="004C585D">
      <w:r>
        <w:rPr>
          <w:lang w:val="vi-VN"/>
        </w:rPr>
        <w:t xml:space="preserve">- </w:t>
      </w:r>
      <w:r w:rsidRPr="004C585D">
        <w:t>Phát hiện hàng đầy, xóa hàng và cập nhật điểm số.</w:t>
      </w:r>
    </w:p>
    <w:p w14:paraId="20239B22" w14:textId="56A63350" w:rsidR="004C585D" w:rsidRPr="004C585D" w:rsidRDefault="004C585D" w:rsidP="004C585D">
      <w:r>
        <w:rPr>
          <w:lang w:val="vi-VN"/>
        </w:rPr>
        <w:t xml:space="preserve">- </w:t>
      </w:r>
      <w:r w:rsidRPr="004C585D">
        <w:t>Tăng tốc độ rơi theo cấp độ (level).</w:t>
      </w:r>
    </w:p>
    <w:p w14:paraId="11032E50" w14:textId="6C66155B" w:rsidR="004C585D" w:rsidRPr="004C585D" w:rsidRDefault="004C585D" w:rsidP="004C585D">
      <w:r>
        <w:rPr>
          <w:lang w:val="vi-VN"/>
        </w:rPr>
        <w:t xml:space="preserve">- </w:t>
      </w:r>
      <w:r w:rsidRPr="004C585D">
        <w:t>Kiểm tra điều kiện kết thúc trò chơi.</w:t>
      </w:r>
    </w:p>
    <w:p w14:paraId="42146710" w14:textId="31FD0FBA" w:rsidR="004C585D" w:rsidRPr="004C585D" w:rsidRDefault="00184C2D" w:rsidP="00CC660E">
      <w:pPr>
        <w:pStyle w:val="Heading40"/>
      </w:pPr>
      <w:bookmarkStart w:id="12" w:name="_Toc213909994"/>
      <w:r>
        <w:t>1</w:t>
      </w:r>
      <w:r>
        <w:rPr>
          <w:lang w:val="vi-VN"/>
        </w:rPr>
        <w:t>.</w:t>
      </w:r>
      <w:r w:rsidR="004C585D">
        <w:t>2.2.2.</w:t>
      </w:r>
      <w:r w:rsidR="004C585D" w:rsidRPr="004C585D">
        <w:t xml:space="preserve"> Giao diện hiển thị (GUI):</w:t>
      </w:r>
      <w:bookmarkEnd w:id="12"/>
    </w:p>
    <w:p w14:paraId="23C2ACE7" w14:textId="089B5E56" w:rsidR="004C585D" w:rsidRPr="004C585D" w:rsidRDefault="004C585D" w:rsidP="004C585D">
      <w:r>
        <w:rPr>
          <w:lang w:val="vi-VN"/>
        </w:rPr>
        <w:t xml:space="preserve">- </w:t>
      </w:r>
      <w:r w:rsidRPr="004C585D">
        <w:t>Hiển thị khung lưới và các khối gạch hiện tại.</w:t>
      </w:r>
    </w:p>
    <w:p w14:paraId="7E6FD675" w14:textId="5662E44D" w:rsidR="004C585D" w:rsidRPr="004C585D" w:rsidRDefault="004C585D" w:rsidP="004C585D">
      <w:r>
        <w:rPr>
          <w:lang w:val="vi-VN"/>
        </w:rPr>
        <w:t xml:space="preserve">- </w:t>
      </w:r>
      <w:r w:rsidRPr="004C585D">
        <w:t>Hiển thị điểm số, cấp độ và khối kế tiếp.</w:t>
      </w:r>
    </w:p>
    <w:p w14:paraId="7CE36F04" w14:textId="553B89AE" w:rsidR="004C585D" w:rsidRPr="004C585D" w:rsidRDefault="004C585D" w:rsidP="004C585D">
      <w:r>
        <w:rPr>
          <w:lang w:val="vi-VN"/>
        </w:rPr>
        <w:t xml:space="preserve">- </w:t>
      </w:r>
      <w:r w:rsidRPr="004C585D">
        <w:t>Cập nhật đồ họa theo thời gian thực khi người chơi thao tác.</w:t>
      </w:r>
      <w:r>
        <w:rPr>
          <w:lang w:val="vi-VN"/>
        </w:rPr>
        <w:t xml:space="preserve"> </w:t>
      </w:r>
      <w:r w:rsidRPr="004C585D">
        <w:t xml:space="preserve">Dựa trên thư viện </w:t>
      </w:r>
      <w:r w:rsidR="00A231DB">
        <w:t>Java Swing/AWT</w:t>
      </w:r>
      <w:r w:rsidR="00A13F34">
        <w:t xml:space="preserve"> </w:t>
      </w:r>
      <w:r w:rsidRPr="004C585D">
        <w:t>để vẽ đối tượng.</w:t>
      </w:r>
    </w:p>
    <w:p w14:paraId="3C26EEFB" w14:textId="66BDF292" w:rsidR="004C585D" w:rsidRPr="004C585D" w:rsidRDefault="00184C2D" w:rsidP="00CC660E">
      <w:pPr>
        <w:pStyle w:val="Heading40"/>
      </w:pPr>
      <w:bookmarkStart w:id="13" w:name="_Toc213909995"/>
      <w:r>
        <w:t>1</w:t>
      </w:r>
      <w:r>
        <w:rPr>
          <w:lang w:val="vi-VN"/>
        </w:rPr>
        <w:t>.</w:t>
      </w:r>
      <w:r w:rsidR="004C585D">
        <w:t>2.2.3.</w:t>
      </w:r>
      <w:r w:rsidR="004C585D" w:rsidRPr="004C585D">
        <w:t xml:space="preserve"> Xử lý điều khiển (Control):</w:t>
      </w:r>
      <w:bookmarkEnd w:id="13"/>
    </w:p>
    <w:p w14:paraId="3CAAD6D8" w14:textId="5E99A5AB" w:rsidR="004C585D" w:rsidRPr="004C585D" w:rsidRDefault="004C585D" w:rsidP="004C585D">
      <w:r>
        <w:rPr>
          <w:lang w:val="vi-VN"/>
        </w:rPr>
        <w:t xml:space="preserve">- </w:t>
      </w:r>
      <w:r w:rsidRPr="004C585D">
        <w:t>Nhận sự kiện bàn phím từ người chơi (xoay, di chuyển trái/phải, thả nhanh).</w:t>
      </w:r>
    </w:p>
    <w:p w14:paraId="0100F723" w14:textId="7E9810E8" w:rsidR="004C585D" w:rsidRPr="004C585D" w:rsidRDefault="004C585D" w:rsidP="004C585D">
      <w:r>
        <w:rPr>
          <w:lang w:val="vi-VN"/>
        </w:rPr>
        <w:t xml:space="preserve">- </w:t>
      </w:r>
      <w:r w:rsidRPr="004C585D">
        <w:t>Cập nhật vị trí hoặc trạng thái của khối gạch tương ứng.</w:t>
      </w:r>
    </w:p>
    <w:p w14:paraId="3C5635C0" w14:textId="200FB584" w:rsidR="009A7E4B" w:rsidRPr="009A7E4B" w:rsidRDefault="004C585D" w:rsidP="004C585D">
      <w:pPr>
        <w:rPr>
          <w:lang w:val="vi-VN"/>
        </w:rPr>
      </w:pPr>
      <w:r>
        <w:rPr>
          <w:lang w:val="vi-VN"/>
        </w:rPr>
        <w:lastRenderedPageBreak/>
        <w:t xml:space="preserve">- </w:t>
      </w:r>
      <w:r w:rsidRPr="004C585D">
        <w:t>Đảm bảo thao tác diễn ra trơn tru, không xung đột với logic rơi tự động của game.</w:t>
      </w:r>
    </w:p>
    <w:p w14:paraId="6265D0B3" w14:textId="7C8B354E" w:rsidR="004C585D" w:rsidRPr="004C585D" w:rsidRDefault="00184C2D" w:rsidP="00CC660E">
      <w:pPr>
        <w:pStyle w:val="Heading40"/>
      </w:pPr>
      <w:bookmarkStart w:id="14" w:name="_Toc213909996"/>
      <w:r>
        <w:t>1</w:t>
      </w:r>
      <w:r>
        <w:rPr>
          <w:lang w:val="vi-VN"/>
        </w:rPr>
        <w:t>.</w:t>
      </w:r>
      <w:r w:rsidR="004C585D">
        <w:t>2.2.4.</w:t>
      </w:r>
      <w:r w:rsidR="004C585D" w:rsidRPr="004C585D">
        <w:t xml:space="preserve"> Âm thanh (Sound):</w:t>
      </w:r>
      <w:bookmarkEnd w:id="14"/>
    </w:p>
    <w:p w14:paraId="770440DF" w14:textId="0DC3B970" w:rsidR="004C585D" w:rsidRPr="004C585D" w:rsidRDefault="004C585D" w:rsidP="004C585D">
      <w:r>
        <w:rPr>
          <w:lang w:val="vi-VN"/>
        </w:rPr>
        <w:t xml:space="preserve">- </w:t>
      </w:r>
      <w:r w:rsidRPr="004C585D">
        <w:t>Phát âm thanh khi xóa hàng, khi khối rơi hoặc khi trò chơi kết thúc.</w:t>
      </w:r>
    </w:p>
    <w:p w14:paraId="7939AB70" w14:textId="2BE53940" w:rsidR="004C585D" w:rsidRPr="004C585D" w:rsidRDefault="004C585D" w:rsidP="004C585D">
      <w:r>
        <w:rPr>
          <w:lang w:val="vi-VN"/>
        </w:rPr>
        <w:t xml:space="preserve">- </w:t>
      </w:r>
      <w:r w:rsidRPr="004C585D">
        <w:t>Sử dụng các tệp âm thanh định dạng .wav hoặc .mp3.</w:t>
      </w:r>
    </w:p>
    <w:p w14:paraId="3472CE6A" w14:textId="7B0CEB93" w:rsidR="004C585D" w:rsidRPr="004C585D" w:rsidRDefault="004C585D" w:rsidP="004C585D">
      <w:r>
        <w:rPr>
          <w:lang w:val="vi-VN"/>
        </w:rPr>
        <w:t xml:space="preserve">- </w:t>
      </w:r>
      <w:r w:rsidRPr="004C585D">
        <w:t>Có thể triển khai bằng thư viện javax.sound.sampled trong Java.</w:t>
      </w:r>
    </w:p>
    <w:p w14:paraId="3365938C" w14:textId="245787D2" w:rsidR="004C585D" w:rsidRPr="004C585D" w:rsidRDefault="004C585D" w:rsidP="004C585D">
      <w:r>
        <w:rPr>
          <w:lang w:val="vi-VN"/>
        </w:rPr>
        <w:t xml:space="preserve">- </w:t>
      </w:r>
      <w:r w:rsidRPr="004C585D">
        <w:t>Tăng tính sinh động và hấp dẫn cho trò chơi.</w:t>
      </w:r>
    </w:p>
    <w:p w14:paraId="5ADA2FEF" w14:textId="6E5A4F23" w:rsidR="004C585D" w:rsidRPr="004C585D" w:rsidRDefault="00184C2D" w:rsidP="00CC660E">
      <w:pPr>
        <w:pStyle w:val="Heading40"/>
      </w:pPr>
      <w:bookmarkStart w:id="15" w:name="_Toc213909997"/>
      <w:r>
        <w:t>1</w:t>
      </w:r>
      <w:r>
        <w:rPr>
          <w:lang w:val="vi-VN"/>
        </w:rPr>
        <w:t>.</w:t>
      </w:r>
      <w:r w:rsidR="004C585D">
        <w:t>2.2.5</w:t>
      </w:r>
      <w:r w:rsidR="004C585D" w:rsidRPr="004C585D">
        <w:t>. Chương trình chính (Main):</w:t>
      </w:r>
      <w:bookmarkEnd w:id="15"/>
    </w:p>
    <w:p w14:paraId="7F6DC800" w14:textId="2083265A" w:rsidR="004C585D" w:rsidRPr="00F46F2A" w:rsidRDefault="004C585D" w:rsidP="004C585D">
      <w:pPr>
        <w:rPr>
          <w:lang w:val="vi-VN"/>
        </w:rPr>
      </w:pPr>
      <w:r>
        <w:rPr>
          <w:lang w:val="vi-VN"/>
        </w:rPr>
        <w:t xml:space="preserve">- </w:t>
      </w:r>
      <w:r w:rsidRPr="004C585D">
        <w:t>Khởi tạo cửa sổ trò chơi (JFrame).</w:t>
      </w:r>
    </w:p>
    <w:p w14:paraId="319EA295" w14:textId="0C24FF7E" w:rsidR="004C585D" w:rsidRPr="004C585D" w:rsidRDefault="004C585D" w:rsidP="004C585D">
      <w:r>
        <w:rPr>
          <w:lang w:val="vi-VN"/>
        </w:rPr>
        <w:t xml:space="preserve">- </w:t>
      </w:r>
      <w:r w:rsidRPr="004C585D">
        <w:t>Tạo đối tượng GamePanel và bắt đầu vòng lặp trò chơi.</w:t>
      </w:r>
    </w:p>
    <w:p w14:paraId="2DD00E43" w14:textId="4335BBCE" w:rsidR="004C585D" w:rsidRPr="004C585D" w:rsidRDefault="004C585D" w:rsidP="004C585D">
      <w:r>
        <w:rPr>
          <w:lang w:val="vi-VN"/>
        </w:rPr>
        <w:t xml:space="preserve">- </w:t>
      </w:r>
      <w:r w:rsidRPr="004C585D">
        <w:t>Quản lý các tiến trình chính như cập nhật logic, vẽ lại giao diện và xử lý sự kiện.</w:t>
      </w:r>
    </w:p>
    <w:p w14:paraId="4FC5CB91" w14:textId="649A7531" w:rsidR="004C4510" w:rsidRDefault="00184C2D" w:rsidP="00CC660E">
      <w:pPr>
        <w:pStyle w:val="Heading30"/>
      </w:pPr>
      <w:bookmarkStart w:id="16" w:name="_Toc213909998"/>
      <w:r>
        <w:t>1.</w:t>
      </w:r>
      <w:r w:rsidR="00807B8B">
        <w:t xml:space="preserve">2.3. </w:t>
      </w:r>
      <w:r w:rsidR="00807B8B" w:rsidRPr="00807B8B">
        <w:t>Mô hình hướng đối tượng</w:t>
      </w:r>
      <w:bookmarkEnd w:id="16"/>
    </w:p>
    <w:p w14:paraId="79037B70" w14:textId="1E0B3954" w:rsidR="00807B8B" w:rsidRPr="00807B8B" w:rsidRDefault="00807B8B" w:rsidP="00807B8B">
      <w:r>
        <w:rPr>
          <w:lang w:val="vi-VN"/>
        </w:rPr>
        <w:t xml:space="preserve">- </w:t>
      </w:r>
      <w:r w:rsidRPr="00807B8B">
        <w:t>Trò chơi được thiết kế theo mô hình lập trình hướng đối tượng (OOP) với các lớp chính:</w:t>
      </w:r>
    </w:p>
    <w:p w14:paraId="15A36ADB" w14:textId="77531E44" w:rsidR="00807B8B" w:rsidRPr="00807B8B" w:rsidRDefault="00807B8B" w:rsidP="00807B8B">
      <w:pPr>
        <w:ind w:left="720"/>
      </w:pPr>
      <w:r>
        <w:rPr>
          <w:lang w:val="vi-VN"/>
        </w:rPr>
        <w:t xml:space="preserve">+ </w:t>
      </w:r>
      <w:r w:rsidRPr="00807B8B">
        <w:rPr>
          <w:b/>
          <w:bCs/>
        </w:rPr>
        <w:t>Game</w:t>
      </w:r>
      <w:r w:rsidRPr="00807B8B">
        <w:t>: Quản lý tiến trình, điểm số, tốc độ và khối hiện tại.</w:t>
      </w:r>
    </w:p>
    <w:p w14:paraId="39470E14" w14:textId="4FF158F6" w:rsidR="00807B8B" w:rsidRPr="00807B8B" w:rsidRDefault="00807B8B" w:rsidP="00807B8B">
      <w:pPr>
        <w:ind w:left="720"/>
      </w:pPr>
      <w:r>
        <w:rPr>
          <w:lang w:val="vi-VN"/>
        </w:rPr>
        <w:t xml:space="preserve">+ </w:t>
      </w:r>
      <w:r w:rsidRPr="00807B8B">
        <w:rPr>
          <w:b/>
          <w:bCs/>
        </w:rPr>
        <w:t>Grid</w:t>
      </w:r>
      <w:r w:rsidRPr="00807B8B">
        <w:t>: Lưu trữ ma trận các ô, kiểm tra hàng đầy và va chạm.</w:t>
      </w:r>
    </w:p>
    <w:p w14:paraId="75F3E9C8" w14:textId="5BB03532" w:rsidR="00807B8B" w:rsidRPr="00807B8B" w:rsidRDefault="00807B8B" w:rsidP="00807B8B">
      <w:pPr>
        <w:ind w:left="720"/>
      </w:pPr>
      <w:r>
        <w:rPr>
          <w:lang w:val="vi-VN"/>
        </w:rPr>
        <w:t xml:space="preserve">+ </w:t>
      </w:r>
      <w:r w:rsidRPr="00807B8B">
        <w:rPr>
          <w:b/>
          <w:bCs/>
        </w:rPr>
        <w:t>Tetromino</w:t>
      </w:r>
      <w:r w:rsidRPr="00807B8B">
        <w:t xml:space="preserve"> (lớp trừu tượng): Đại diện cho khối gạch chung.</w:t>
      </w:r>
    </w:p>
    <w:p w14:paraId="295C99AA" w14:textId="0A4FA29E" w:rsidR="00807B8B" w:rsidRPr="00807B8B" w:rsidRDefault="00807B8B" w:rsidP="00807B8B">
      <w:pPr>
        <w:ind w:left="720"/>
      </w:pPr>
      <w:r>
        <w:rPr>
          <w:lang w:val="vi-VN"/>
        </w:rPr>
        <w:t xml:space="preserve">+ </w:t>
      </w:r>
      <w:r w:rsidRPr="00807B8B">
        <w:rPr>
          <w:b/>
          <w:bCs/>
        </w:rPr>
        <w:t>IBlock, OBlock, TBlock, LBlock, JBlock, SBlock, ZBlock: Kế thừa từ</w:t>
      </w:r>
      <w:r w:rsidRPr="00807B8B">
        <w:rPr>
          <w:b/>
          <w:bCs/>
          <w:lang w:val="vi-VN"/>
        </w:rPr>
        <w:t xml:space="preserve"> </w:t>
      </w:r>
      <w:r w:rsidRPr="00807B8B">
        <w:rPr>
          <w:b/>
          <w:bCs/>
        </w:rPr>
        <w:t>Tetromino</w:t>
      </w:r>
      <w:r w:rsidRPr="00807B8B">
        <w:t>, thể hiện từng hình dạng.</w:t>
      </w:r>
    </w:p>
    <w:p w14:paraId="607FD9E9" w14:textId="23916EB6" w:rsidR="00807B8B" w:rsidRPr="00807B8B" w:rsidRDefault="00807B8B" w:rsidP="00807B8B">
      <w:pPr>
        <w:ind w:left="720"/>
      </w:pPr>
      <w:r>
        <w:rPr>
          <w:lang w:val="vi-VN"/>
        </w:rPr>
        <w:t xml:space="preserve">+ </w:t>
      </w:r>
      <w:r w:rsidRPr="00807B8B">
        <w:rPr>
          <w:b/>
          <w:bCs/>
        </w:rPr>
        <w:t>GamePanel</w:t>
      </w:r>
      <w:r w:rsidRPr="00807B8B">
        <w:t>: Quản lý giao diện và nhận sự kiện từ người chơi.</w:t>
      </w:r>
    </w:p>
    <w:p w14:paraId="23D7A09B" w14:textId="4A8D8C22" w:rsidR="00807B8B" w:rsidRPr="00807B8B" w:rsidRDefault="00807B8B" w:rsidP="00807B8B">
      <w:pPr>
        <w:ind w:left="720"/>
      </w:pPr>
      <w:r>
        <w:rPr>
          <w:lang w:val="vi-VN"/>
        </w:rPr>
        <w:t xml:space="preserve">+ </w:t>
      </w:r>
      <w:r w:rsidRPr="00807B8B">
        <w:rPr>
          <w:b/>
          <w:bCs/>
        </w:rPr>
        <w:t xml:space="preserve">SoundManager </w:t>
      </w:r>
      <w:r w:rsidRPr="00807B8B">
        <w:t>(tùy chọn): Quản lý hiệu ứng âm thanh.</w:t>
      </w:r>
    </w:p>
    <w:p w14:paraId="2B8D7C49" w14:textId="77777777" w:rsidR="00FD099D" w:rsidRDefault="00807B8B" w:rsidP="00FD099D">
      <w:pPr>
        <w:ind w:left="720"/>
        <w:rPr>
          <w:lang w:val="vi-VN"/>
        </w:rPr>
      </w:pPr>
      <w:r>
        <w:rPr>
          <w:lang w:val="vi-VN"/>
        </w:rPr>
        <w:t xml:space="preserve">+ </w:t>
      </w:r>
      <w:r w:rsidRPr="00807B8B">
        <w:rPr>
          <w:b/>
          <w:bCs/>
        </w:rPr>
        <w:t>Main</w:t>
      </w:r>
      <w:r w:rsidRPr="00807B8B">
        <w:t>: Khởi tạo và chạy chương trình.</w:t>
      </w:r>
      <w:r w:rsidR="00FD099D">
        <w:rPr>
          <w:lang w:val="vi-VN"/>
        </w:rPr>
        <w:br w:type="page"/>
      </w:r>
    </w:p>
    <w:p w14:paraId="35317EE3" w14:textId="77777777" w:rsidR="00AA7826" w:rsidRDefault="00EC1572" w:rsidP="00FD099D">
      <w:pPr>
        <w:pStyle w:val="Heading10"/>
      </w:pPr>
      <w:bookmarkStart w:id="17" w:name="_Toc213909999"/>
      <w:r>
        <w:rPr>
          <w:lang w:val="vi-VN"/>
        </w:rPr>
        <w:lastRenderedPageBreak/>
        <w:t xml:space="preserve">Phần 2. </w:t>
      </w:r>
      <w:r w:rsidR="00080C47" w:rsidRPr="00080C47">
        <w:rPr>
          <w:lang w:val="vi-VN"/>
        </w:rPr>
        <w:t>Thiết kế hệ thống</w:t>
      </w:r>
      <w:bookmarkEnd w:id="17"/>
      <w:r w:rsidR="00080C47" w:rsidRPr="00080C47">
        <w:rPr>
          <w:lang w:val="vi-VN"/>
        </w:rPr>
        <w:t xml:space="preserve"> </w:t>
      </w:r>
    </w:p>
    <w:p w14:paraId="59DCCCDF" w14:textId="6B208D50" w:rsidR="00AA7826" w:rsidRDefault="00AA7826" w:rsidP="00AA7826">
      <w:pPr>
        <w:pStyle w:val="Heading20"/>
      </w:pPr>
      <w:r>
        <w:rPr>
          <w:lang w:val="en-US"/>
        </w:rPr>
        <w:t xml:space="preserve">2.1. </w:t>
      </w:r>
      <w:r w:rsidR="00F46F2A" w:rsidRPr="00F46F2A">
        <w:rPr>
          <w:lang w:val="en-US"/>
        </w:rPr>
        <w:t>Mục tiêu thiết kế</w:t>
      </w:r>
    </w:p>
    <w:p w14:paraId="050060B0" w14:textId="1D95981B" w:rsidR="00F46F2A" w:rsidRPr="00F46F2A" w:rsidRDefault="00F46F2A" w:rsidP="00F46F2A">
      <w:r>
        <w:rPr>
          <w:lang w:val="vi-VN"/>
        </w:rPr>
        <w:t xml:space="preserve">- </w:t>
      </w:r>
      <w:r w:rsidRPr="00F46F2A">
        <w:t>Trình bày ngắn gọn mục tiêu của hệ thống:</w:t>
      </w:r>
    </w:p>
    <w:p w14:paraId="7A89F668" w14:textId="011692FB" w:rsidR="00F46F2A" w:rsidRPr="00F46F2A" w:rsidRDefault="00F46F2A" w:rsidP="00F46F2A">
      <w:r>
        <w:rPr>
          <w:lang w:val="vi-VN"/>
        </w:rPr>
        <w:t xml:space="preserve">+ </w:t>
      </w:r>
      <w:r w:rsidRPr="00F46F2A">
        <w:t>Mô phỏng lại trò chơi Tetris cổ điển.</w:t>
      </w:r>
    </w:p>
    <w:p w14:paraId="19BEF602" w14:textId="63F2D80B" w:rsidR="00F46F2A" w:rsidRPr="00F46F2A" w:rsidRDefault="00F46F2A" w:rsidP="00F46F2A">
      <w:r>
        <w:rPr>
          <w:lang w:val="vi-VN"/>
        </w:rPr>
        <w:t xml:space="preserve">+ </w:t>
      </w:r>
      <w:r w:rsidRPr="00F46F2A">
        <w:t>Cung cấp giao diện trực quan, dễ điều khiển.</w:t>
      </w:r>
    </w:p>
    <w:p w14:paraId="4DF078E0" w14:textId="0556F16A" w:rsidR="00F46F2A" w:rsidRPr="00F46F2A" w:rsidRDefault="00F46F2A" w:rsidP="00F46F2A">
      <w:r>
        <w:rPr>
          <w:lang w:val="vi-VN"/>
        </w:rPr>
        <w:t xml:space="preserve">+ </w:t>
      </w:r>
      <w:r w:rsidRPr="00F46F2A">
        <w:t>Xử lý logic rơi khối, va chạm, xóa hàng, điểm số và tốc độ tăng dần.</w:t>
      </w:r>
    </w:p>
    <w:p w14:paraId="79A33502" w14:textId="2E7AC5E3" w:rsidR="00F46F2A" w:rsidRDefault="00271338" w:rsidP="00AA7826">
      <w:pPr>
        <w:pStyle w:val="Heading20"/>
      </w:pPr>
      <w:r>
        <w:t>2.2. Kiến trúc tổng thể</w:t>
      </w:r>
    </w:p>
    <w:p w14:paraId="0811ECC0" w14:textId="4E3B27F5" w:rsidR="00271338" w:rsidRDefault="00271338" w:rsidP="00271338">
      <w:pPr>
        <w:pStyle w:val="Heading30"/>
      </w:pPr>
      <w:r>
        <w:t>2.2.1. Core</w:t>
      </w:r>
    </w:p>
    <w:p w14:paraId="09AC37CF" w14:textId="77777777" w:rsidR="00A56C1A" w:rsidRPr="00A56C1A" w:rsidRDefault="00A56C1A" w:rsidP="00A56C1A">
      <w:pPr>
        <w:ind w:firstLine="720"/>
      </w:pPr>
      <w:r w:rsidRPr="00A56C1A">
        <w:t>Phần Core là thành phần trung tâm của hệ thống, chịu trách nhiệm xử lý toàn bộ logic của trò chơi Tetris. Đây là nơi định nghĩa các lớp và chức năng cốt lõi, đảm bảo hoạt động chính xác của game mà không phụ thuộc vào giao diện hiển thị.</w:t>
      </w:r>
    </w:p>
    <w:p w14:paraId="2EE5A597" w14:textId="77777777" w:rsidR="00A56C1A" w:rsidRPr="00A56C1A" w:rsidRDefault="00A56C1A" w:rsidP="00A56C1A">
      <w:r w:rsidRPr="00A56C1A">
        <w:t>Các lớp trong Core bao gồm:</w:t>
      </w:r>
    </w:p>
    <w:p w14:paraId="3B0E5DD5" w14:textId="7511912F" w:rsidR="00A56C1A" w:rsidRPr="00A56C1A" w:rsidRDefault="00A56C1A" w:rsidP="00A56C1A">
      <w:pPr>
        <w:pStyle w:val="Heading40"/>
      </w:pPr>
      <w:r>
        <w:t>2</w:t>
      </w:r>
      <w:r>
        <w:rPr>
          <w:lang w:val="vi-VN"/>
        </w:rPr>
        <w:t>.2.1.</w:t>
      </w:r>
      <w:r w:rsidRPr="00A56C1A">
        <w:t>1. Lớp Block (Khối gạch)</w:t>
      </w:r>
    </w:p>
    <w:p w14:paraId="31329543" w14:textId="476576F4" w:rsidR="00A56C1A" w:rsidRPr="00A56C1A" w:rsidRDefault="00A56C1A" w:rsidP="00A56C1A">
      <w:r>
        <w:rPr>
          <w:lang w:val="vi-VN"/>
        </w:rPr>
        <w:t xml:space="preserve">- </w:t>
      </w:r>
      <w:r w:rsidRPr="00A56C1A">
        <w:t>Chức năng:</w:t>
      </w:r>
    </w:p>
    <w:p w14:paraId="7C94FFDB" w14:textId="0089AF4F" w:rsidR="00A56C1A" w:rsidRPr="00A56C1A" w:rsidRDefault="00E111AB" w:rsidP="00E111AB">
      <w:r>
        <w:rPr>
          <w:lang w:val="vi-VN"/>
        </w:rPr>
        <w:t xml:space="preserve">+ </w:t>
      </w:r>
      <w:r w:rsidR="00A56C1A" w:rsidRPr="00A56C1A">
        <w:t>Đại diện cho một khối Tetris (I, O, T, L, J, S, Z).</w:t>
      </w:r>
    </w:p>
    <w:p w14:paraId="7B287090" w14:textId="398DC71E" w:rsidR="00A56C1A" w:rsidRPr="00A56C1A" w:rsidRDefault="00E111AB" w:rsidP="00A56C1A">
      <w:r>
        <w:rPr>
          <w:lang w:val="vi-VN"/>
        </w:rPr>
        <w:t xml:space="preserve">+ </w:t>
      </w:r>
      <w:r w:rsidR="00A56C1A" w:rsidRPr="00A56C1A">
        <w:t>Mỗi khối được biểu diễn bằng ma trận 4x4 chứa các ô có hoặc không có giá trị.</w:t>
      </w:r>
    </w:p>
    <w:p w14:paraId="597335D4" w14:textId="5345C077" w:rsidR="00A56C1A" w:rsidRPr="00A56C1A" w:rsidRDefault="00A56C1A" w:rsidP="00A56C1A">
      <w:r>
        <w:rPr>
          <w:lang w:val="vi-VN"/>
        </w:rPr>
        <w:t xml:space="preserve">- </w:t>
      </w:r>
      <w:r w:rsidRPr="00A56C1A">
        <w:t>Nhiệm vụ chính:</w:t>
      </w:r>
    </w:p>
    <w:p w14:paraId="33E4E70C" w14:textId="58BC9B97" w:rsidR="00A56C1A" w:rsidRPr="00A56C1A" w:rsidRDefault="00E111AB" w:rsidP="00A56C1A">
      <w:r>
        <w:rPr>
          <w:lang w:val="vi-VN"/>
        </w:rPr>
        <w:t xml:space="preserve">+ </w:t>
      </w:r>
      <w:r w:rsidR="00A56C1A" w:rsidRPr="00A56C1A">
        <w:t>Xác định hình dạng và màu sắc của khối.</w:t>
      </w:r>
    </w:p>
    <w:p w14:paraId="6F8099D0" w14:textId="4BD675E3" w:rsidR="00A56C1A" w:rsidRPr="00A56C1A" w:rsidRDefault="00E111AB" w:rsidP="00A56C1A">
      <w:r>
        <w:rPr>
          <w:lang w:val="vi-VN"/>
        </w:rPr>
        <w:t xml:space="preserve">+ </w:t>
      </w:r>
      <w:r w:rsidR="00A56C1A" w:rsidRPr="00A56C1A">
        <w:t>Cho phép xoay khối theo chiều kim đồng hồ.</w:t>
      </w:r>
    </w:p>
    <w:p w14:paraId="3399B454" w14:textId="19C7D12B" w:rsidR="00A56C1A" w:rsidRPr="00A56C1A" w:rsidRDefault="00E111AB" w:rsidP="00A56C1A">
      <w:r>
        <w:rPr>
          <w:lang w:val="vi-VN"/>
        </w:rPr>
        <w:t xml:space="preserve">+ </w:t>
      </w:r>
      <w:r w:rsidR="00A56C1A" w:rsidRPr="00A56C1A">
        <w:t>Lưu trữ vị trí hiện tại của khối trên bảng chơi.</w:t>
      </w:r>
    </w:p>
    <w:p w14:paraId="2AA7C66B" w14:textId="02E83017" w:rsidR="00A56C1A" w:rsidRPr="00A56C1A" w:rsidRDefault="00A56C1A" w:rsidP="00A56C1A">
      <w:r>
        <w:rPr>
          <w:lang w:val="vi-VN"/>
        </w:rPr>
        <w:t xml:space="preserve">- </w:t>
      </w:r>
      <w:r w:rsidRPr="00A56C1A">
        <w:t>Thuộc tính tiêu biểu:</w:t>
      </w:r>
    </w:p>
    <w:p w14:paraId="0173D0CA" w14:textId="7B31950F" w:rsidR="00A56C1A" w:rsidRPr="00A56C1A" w:rsidRDefault="00E111AB" w:rsidP="00A56C1A">
      <w:r>
        <w:rPr>
          <w:lang w:val="vi-VN"/>
        </w:rPr>
        <w:t xml:space="preserve">+ </w:t>
      </w:r>
      <w:r w:rsidR="00A56C1A" w:rsidRPr="00A56C1A">
        <w:t>int shape[4][4]: ma trận biểu diễn hình dạng khối.</w:t>
      </w:r>
    </w:p>
    <w:p w14:paraId="531D87A9" w14:textId="3479E716" w:rsidR="00A56C1A" w:rsidRPr="00A56C1A" w:rsidRDefault="00E111AB" w:rsidP="00A56C1A">
      <w:r>
        <w:rPr>
          <w:lang w:val="vi-VN"/>
        </w:rPr>
        <w:t xml:space="preserve">+ </w:t>
      </w:r>
      <w:r w:rsidR="00A56C1A" w:rsidRPr="00A56C1A">
        <w:t>int x, y: tọa độ hiện tại của khối.</w:t>
      </w:r>
    </w:p>
    <w:p w14:paraId="2EEA33AA" w14:textId="607EFBEC" w:rsidR="00A56C1A" w:rsidRPr="00A56C1A" w:rsidRDefault="00E111AB" w:rsidP="00A56C1A">
      <w:r>
        <w:rPr>
          <w:lang w:val="vi-VN"/>
        </w:rPr>
        <w:lastRenderedPageBreak/>
        <w:t xml:space="preserve">+ </w:t>
      </w:r>
      <w:r w:rsidR="00A56C1A" w:rsidRPr="00A56C1A">
        <w:t>Color color: màu sắc của khối.</w:t>
      </w:r>
    </w:p>
    <w:p w14:paraId="69CCDAD2" w14:textId="6A18529F" w:rsidR="00A56C1A" w:rsidRPr="00A56C1A" w:rsidRDefault="00A56C1A" w:rsidP="00A56C1A">
      <w:r>
        <w:rPr>
          <w:lang w:val="vi-VN"/>
        </w:rPr>
        <w:t xml:space="preserve">- </w:t>
      </w:r>
      <w:r w:rsidRPr="00A56C1A">
        <w:t>Phương thức chính:</w:t>
      </w:r>
    </w:p>
    <w:p w14:paraId="72F390DD" w14:textId="6DC9F071" w:rsidR="00A56C1A" w:rsidRPr="00A56C1A" w:rsidRDefault="00E111AB" w:rsidP="00A56C1A">
      <w:r>
        <w:rPr>
          <w:lang w:val="vi-VN"/>
        </w:rPr>
        <w:t xml:space="preserve">+ </w:t>
      </w:r>
      <w:r w:rsidR="00A56C1A" w:rsidRPr="00A56C1A">
        <w:t>rotate(): xoay khối 90 độ.</w:t>
      </w:r>
    </w:p>
    <w:p w14:paraId="050961AE" w14:textId="3B84FF09" w:rsidR="00A56C1A" w:rsidRPr="00A56C1A" w:rsidRDefault="00E111AB" w:rsidP="00A56C1A">
      <w:r>
        <w:rPr>
          <w:lang w:val="vi-VN"/>
        </w:rPr>
        <w:t xml:space="preserve">+ </w:t>
      </w:r>
      <w:r w:rsidR="00A56C1A" w:rsidRPr="00A56C1A">
        <w:t>moveLeft(), moveRight(), moveDown(): di chuyển khối.</w:t>
      </w:r>
    </w:p>
    <w:p w14:paraId="53F4F932" w14:textId="4D3A282D" w:rsidR="00A56C1A" w:rsidRPr="00A56C1A" w:rsidRDefault="00A56C1A" w:rsidP="00A56C1A">
      <w:pPr>
        <w:pStyle w:val="Heading40"/>
      </w:pPr>
      <w:r>
        <w:t>2</w:t>
      </w:r>
      <w:r>
        <w:rPr>
          <w:lang w:val="vi-VN"/>
        </w:rPr>
        <w:t>.2.1.</w:t>
      </w:r>
      <w:r w:rsidRPr="00A56C1A">
        <w:t>2. Lớp Board (Bảng chơi)</w:t>
      </w:r>
    </w:p>
    <w:p w14:paraId="7808DAB6" w14:textId="34B1E1EB" w:rsidR="00A56C1A" w:rsidRPr="00A56C1A" w:rsidRDefault="00E111AB" w:rsidP="00A56C1A">
      <w:r>
        <w:rPr>
          <w:lang w:val="vi-VN"/>
        </w:rPr>
        <w:t xml:space="preserve">- </w:t>
      </w:r>
      <w:r w:rsidR="00A56C1A" w:rsidRPr="00A56C1A">
        <w:t>Chức năng:</w:t>
      </w:r>
    </w:p>
    <w:p w14:paraId="06BB795F" w14:textId="2DBB579B" w:rsidR="00A56C1A" w:rsidRPr="00A56C1A" w:rsidRDefault="00E111AB" w:rsidP="00A56C1A">
      <w:r>
        <w:rPr>
          <w:lang w:val="vi-VN"/>
        </w:rPr>
        <w:t xml:space="preserve">+ </w:t>
      </w:r>
      <w:r w:rsidR="00A56C1A" w:rsidRPr="00A56C1A">
        <w:t>Quản lý toàn bộ không gian chơi của game Tetris.</w:t>
      </w:r>
    </w:p>
    <w:p w14:paraId="612BF1B9" w14:textId="6DC68C88" w:rsidR="00A56C1A" w:rsidRPr="00A56C1A" w:rsidRDefault="00E111AB" w:rsidP="00A56C1A">
      <w:r>
        <w:rPr>
          <w:lang w:val="vi-VN"/>
        </w:rPr>
        <w:t xml:space="preserve">+ </w:t>
      </w:r>
      <w:r w:rsidR="00A56C1A" w:rsidRPr="00A56C1A">
        <w:t>Đây là nơi kiểm tra va chạm, lưu trạng thái của các khối đã rơi và xử lý khi hàng được lấp đầy.</w:t>
      </w:r>
    </w:p>
    <w:p w14:paraId="6DE53998" w14:textId="244962AA" w:rsidR="00A56C1A" w:rsidRPr="00A56C1A" w:rsidRDefault="00E111AB" w:rsidP="00A56C1A">
      <w:r>
        <w:rPr>
          <w:lang w:val="vi-VN"/>
        </w:rPr>
        <w:t xml:space="preserve">- </w:t>
      </w:r>
      <w:r w:rsidR="00A56C1A" w:rsidRPr="00A56C1A">
        <w:t>Nhiệm vụ chính:</w:t>
      </w:r>
    </w:p>
    <w:p w14:paraId="0DDF71EF" w14:textId="4DC39947" w:rsidR="00A56C1A" w:rsidRPr="00A56C1A" w:rsidRDefault="00E111AB" w:rsidP="00A56C1A">
      <w:r>
        <w:rPr>
          <w:lang w:val="vi-VN"/>
        </w:rPr>
        <w:t xml:space="preserve">+ </w:t>
      </w:r>
      <w:r w:rsidR="00A56C1A" w:rsidRPr="00A56C1A">
        <w:t>Lưu trạng thái của từng ô trong bảng.</w:t>
      </w:r>
    </w:p>
    <w:p w14:paraId="50229F16" w14:textId="0F2AC6DA" w:rsidR="00A56C1A" w:rsidRPr="00A56C1A" w:rsidRDefault="00E111AB" w:rsidP="00A56C1A">
      <w:r>
        <w:rPr>
          <w:lang w:val="vi-VN"/>
        </w:rPr>
        <w:t xml:space="preserve">+ </w:t>
      </w:r>
      <w:r w:rsidR="00A56C1A" w:rsidRPr="00A56C1A">
        <w:t>Kiểm tra khối có thể di chuyển hoặc xoay hợp lệ không.</w:t>
      </w:r>
    </w:p>
    <w:p w14:paraId="5B3DF0D9" w14:textId="6D593427" w:rsidR="00A56C1A" w:rsidRPr="00A56C1A" w:rsidRDefault="00E111AB" w:rsidP="00A56C1A">
      <w:r>
        <w:rPr>
          <w:lang w:val="vi-VN"/>
        </w:rPr>
        <w:t xml:space="preserve">+ </w:t>
      </w:r>
      <w:r w:rsidR="00A56C1A" w:rsidRPr="00A56C1A">
        <w:t>Xóa hàng đầy và cập nhật điểm.</w:t>
      </w:r>
    </w:p>
    <w:p w14:paraId="724D9736" w14:textId="3F65DAC7" w:rsidR="00A56C1A" w:rsidRPr="00A56C1A" w:rsidRDefault="00E111AB" w:rsidP="00A56C1A">
      <w:r>
        <w:rPr>
          <w:lang w:val="vi-VN"/>
        </w:rPr>
        <w:t xml:space="preserve">+ </w:t>
      </w:r>
      <w:r w:rsidR="00A56C1A" w:rsidRPr="00A56C1A">
        <w:t>Thuộc tính tiêu biểu:</w:t>
      </w:r>
    </w:p>
    <w:p w14:paraId="25AEDF6A" w14:textId="6BB74A88" w:rsidR="00A56C1A" w:rsidRPr="00A56C1A" w:rsidRDefault="00E111AB" w:rsidP="00A56C1A">
      <w:r>
        <w:rPr>
          <w:lang w:val="vi-VN"/>
        </w:rPr>
        <w:t xml:space="preserve">+ </w:t>
      </w:r>
      <w:r w:rsidR="00A56C1A" w:rsidRPr="00A56C1A">
        <w:t>int grid[HEIGHT][WIDTH]: ma trận lưu ô đã chiếm chỗ.</w:t>
      </w:r>
    </w:p>
    <w:p w14:paraId="40BDB575" w14:textId="0543E8B3" w:rsidR="00A56C1A" w:rsidRPr="00A56C1A" w:rsidRDefault="00E111AB" w:rsidP="00A56C1A">
      <w:r>
        <w:rPr>
          <w:lang w:val="vi-VN"/>
        </w:rPr>
        <w:t xml:space="preserve">+ </w:t>
      </w:r>
      <w:r w:rsidR="00A56C1A" w:rsidRPr="00A56C1A">
        <w:t>Block currentBlock: khối đang rơi.</w:t>
      </w:r>
    </w:p>
    <w:p w14:paraId="48E71C13" w14:textId="3593DE88" w:rsidR="00A56C1A" w:rsidRPr="00A56C1A" w:rsidRDefault="00E111AB" w:rsidP="00A56C1A">
      <w:r>
        <w:rPr>
          <w:lang w:val="vi-VN"/>
        </w:rPr>
        <w:t xml:space="preserve">+ </w:t>
      </w:r>
      <w:r w:rsidR="00A56C1A" w:rsidRPr="00A56C1A">
        <w:t>int score: điểm người chơi.</w:t>
      </w:r>
    </w:p>
    <w:p w14:paraId="652CE52F" w14:textId="434BBB29" w:rsidR="00A56C1A" w:rsidRPr="00A56C1A" w:rsidRDefault="00E111AB" w:rsidP="00A56C1A">
      <w:r>
        <w:rPr>
          <w:lang w:val="vi-VN"/>
        </w:rPr>
        <w:t xml:space="preserve">- </w:t>
      </w:r>
      <w:r w:rsidR="00A56C1A" w:rsidRPr="00A56C1A">
        <w:t>Phương thức chính:</w:t>
      </w:r>
    </w:p>
    <w:p w14:paraId="06612594" w14:textId="56158A8D" w:rsidR="00A56C1A" w:rsidRPr="00A56C1A" w:rsidRDefault="00E111AB" w:rsidP="00A56C1A">
      <w:r>
        <w:rPr>
          <w:lang w:val="vi-VN"/>
        </w:rPr>
        <w:t xml:space="preserve">+ </w:t>
      </w:r>
      <w:r w:rsidR="00A56C1A" w:rsidRPr="00A56C1A">
        <w:t>canMove(Block b): kiểm tra khối có thể di chuyển được không.</w:t>
      </w:r>
    </w:p>
    <w:p w14:paraId="57EB48A6" w14:textId="78F2CF44" w:rsidR="00A56C1A" w:rsidRPr="00A56C1A" w:rsidRDefault="00E111AB" w:rsidP="00A56C1A">
      <w:r>
        <w:rPr>
          <w:lang w:val="vi-VN"/>
        </w:rPr>
        <w:t xml:space="preserve">+ </w:t>
      </w:r>
      <w:r w:rsidR="00A56C1A" w:rsidRPr="00A56C1A">
        <w:t>merge(Block b): gắn khối vào bảng khi chạm đáy.</w:t>
      </w:r>
    </w:p>
    <w:p w14:paraId="784EF6BF" w14:textId="3BA4CD67" w:rsidR="00A56C1A" w:rsidRPr="00A56C1A" w:rsidRDefault="00E111AB" w:rsidP="00A56C1A">
      <w:r>
        <w:rPr>
          <w:lang w:val="vi-VN"/>
        </w:rPr>
        <w:t xml:space="preserve">+ </w:t>
      </w:r>
      <w:r w:rsidR="00A56C1A" w:rsidRPr="00A56C1A">
        <w:t>clearLines(): xóa hàng đầy và tăng điểm.</w:t>
      </w:r>
    </w:p>
    <w:p w14:paraId="3C82091D" w14:textId="77777777" w:rsidR="00E111AB" w:rsidRDefault="00E111AB" w:rsidP="00A56C1A">
      <w:pPr>
        <w:pStyle w:val="Heading40"/>
        <w:rPr>
          <w:lang w:val="vi-VN"/>
        </w:rPr>
      </w:pPr>
    </w:p>
    <w:p w14:paraId="3514AB9D" w14:textId="77777777" w:rsidR="00E111AB" w:rsidRDefault="00E111AB" w:rsidP="00A56C1A">
      <w:pPr>
        <w:pStyle w:val="Heading40"/>
        <w:rPr>
          <w:lang w:val="vi-VN"/>
        </w:rPr>
      </w:pPr>
    </w:p>
    <w:p w14:paraId="5E169479" w14:textId="77777777" w:rsidR="00E111AB" w:rsidRDefault="00E111AB" w:rsidP="00A56C1A">
      <w:pPr>
        <w:pStyle w:val="Heading40"/>
        <w:rPr>
          <w:lang w:val="vi-VN"/>
        </w:rPr>
      </w:pPr>
    </w:p>
    <w:p w14:paraId="085CF38D" w14:textId="750864F9" w:rsidR="00A56C1A" w:rsidRPr="00A56C1A" w:rsidRDefault="00A56C1A" w:rsidP="00A56C1A">
      <w:pPr>
        <w:pStyle w:val="Heading40"/>
      </w:pPr>
      <w:r>
        <w:lastRenderedPageBreak/>
        <w:t>2</w:t>
      </w:r>
      <w:r>
        <w:rPr>
          <w:lang w:val="vi-VN"/>
        </w:rPr>
        <w:t>.2.1.</w:t>
      </w:r>
      <w:r w:rsidRPr="00A56C1A">
        <w:t>3. Lớp BlockFactory (Bộ sinh khối)</w:t>
      </w:r>
    </w:p>
    <w:p w14:paraId="70F82CEE" w14:textId="16BB14A3" w:rsidR="00A56C1A" w:rsidRPr="00A56C1A" w:rsidRDefault="00E111AB" w:rsidP="00A56C1A">
      <w:r>
        <w:rPr>
          <w:lang w:val="vi-VN"/>
        </w:rPr>
        <w:t xml:space="preserve">- </w:t>
      </w:r>
      <w:r w:rsidR="00A56C1A" w:rsidRPr="00A56C1A">
        <w:t>Chức năng:</w:t>
      </w:r>
    </w:p>
    <w:p w14:paraId="7BE095F3" w14:textId="6120FCE5" w:rsidR="00A56C1A" w:rsidRPr="00A56C1A" w:rsidRDefault="00E111AB" w:rsidP="00A56C1A">
      <w:r>
        <w:rPr>
          <w:lang w:val="vi-VN"/>
        </w:rPr>
        <w:t xml:space="preserve">+ </w:t>
      </w:r>
      <w:r w:rsidR="00A56C1A" w:rsidRPr="00A56C1A">
        <w:t>Sinh ngẫu nhiên các khối Tetris mới.</w:t>
      </w:r>
    </w:p>
    <w:p w14:paraId="71E59644" w14:textId="219D84DE" w:rsidR="00A56C1A" w:rsidRPr="00A56C1A" w:rsidRDefault="00E111AB" w:rsidP="00A56C1A">
      <w:r>
        <w:rPr>
          <w:lang w:val="vi-VN"/>
        </w:rPr>
        <w:t xml:space="preserve">- </w:t>
      </w:r>
      <w:r w:rsidR="00A56C1A" w:rsidRPr="00A56C1A">
        <w:t>Nhiệm vụ chính:</w:t>
      </w:r>
    </w:p>
    <w:p w14:paraId="0FC2ACD0" w14:textId="523F3EE6" w:rsidR="00A56C1A" w:rsidRPr="00A56C1A" w:rsidRDefault="00E111AB" w:rsidP="00A56C1A">
      <w:r>
        <w:rPr>
          <w:lang w:val="vi-VN"/>
        </w:rPr>
        <w:t xml:space="preserve">+ </w:t>
      </w:r>
      <w:r w:rsidR="00A56C1A" w:rsidRPr="00A56C1A">
        <w:t>Chọn ngẫu nhiên một trong bảy hình khối cơ bản.</w:t>
      </w:r>
    </w:p>
    <w:p w14:paraId="3A6C4FA6" w14:textId="0787A176" w:rsidR="00A56C1A" w:rsidRPr="00A56C1A" w:rsidRDefault="00E111AB" w:rsidP="00A56C1A">
      <w:r>
        <w:rPr>
          <w:lang w:val="vi-VN"/>
        </w:rPr>
        <w:t xml:space="preserve">+ </w:t>
      </w:r>
      <w:r w:rsidR="00A56C1A" w:rsidRPr="00A56C1A">
        <w:t>Khởi tạo vị trí ban đầu của khối trên bảng.</w:t>
      </w:r>
    </w:p>
    <w:p w14:paraId="683873F6" w14:textId="2299BE2D" w:rsidR="00A56C1A" w:rsidRPr="00A56C1A" w:rsidRDefault="00E111AB" w:rsidP="00A56C1A">
      <w:r>
        <w:rPr>
          <w:lang w:val="vi-VN"/>
        </w:rPr>
        <w:t xml:space="preserve">- </w:t>
      </w:r>
      <w:r w:rsidR="00A56C1A" w:rsidRPr="00A56C1A">
        <w:t>Phương thức chính:</w:t>
      </w:r>
    </w:p>
    <w:p w14:paraId="58C58A58" w14:textId="1A102A27" w:rsidR="00A56C1A" w:rsidRPr="00A56C1A" w:rsidRDefault="00E111AB" w:rsidP="00A56C1A">
      <w:r>
        <w:rPr>
          <w:lang w:val="vi-VN"/>
        </w:rPr>
        <w:t xml:space="preserve">+ </w:t>
      </w:r>
      <w:r w:rsidR="00A56C1A" w:rsidRPr="00A56C1A">
        <w:t>generateBlock(): trả về một đối tượng Block mới với hình dạng ngẫu nhiên.</w:t>
      </w:r>
    </w:p>
    <w:p w14:paraId="2D5933FA" w14:textId="0EF9C532" w:rsidR="00A56C1A" w:rsidRPr="00A56C1A" w:rsidRDefault="00E111AB" w:rsidP="00E111AB">
      <w:pPr>
        <w:pStyle w:val="Heading40"/>
      </w:pPr>
      <w:r>
        <w:t>2</w:t>
      </w:r>
      <w:r>
        <w:rPr>
          <w:lang w:val="vi-VN"/>
        </w:rPr>
        <w:t>.2.1.</w:t>
      </w:r>
      <w:r w:rsidR="00A56C1A" w:rsidRPr="00A56C1A">
        <w:t>4. Lớp GameController (Bộ điều khiển trò chơi)</w:t>
      </w:r>
    </w:p>
    <w:p w14:paraId="522BC7C6" w14:textId="7F2E909C" w:rsidR="00A56C1A" w:rsidRPr="00A56C1A" w:rsidRDefault="00E111AB" w:rsidP="00A56C1A">
      <w:r>
        <w:rPr>
          <w:lang w:val="vi-VN"/>
        </w:rPr>
        <w:t xml:space="preserve">- </w:t>
      </w:r>
      <w:r w:rsidR="00A56C1A" w:rsidRPr="00A56C1A">
        <w:t>Chức năng:</w:t>
      </w:r>
    </w:p>
    <w:p w14:paraId="749BDB7B" w14:textId="0A9566EA" w:rsidR="00A56C1A" w:rsidRPr="00A56C1A" w:rsidRDefault="00E111AB" w:rsidP="00A56C1A">
      <w:r>
        <w:rPr>
          <w:lang w:val="vi-VN"/>
        </w:rPr>
        <w:t xml:space="preserve">+ </w:t>
      </w:r>
      <w:r w:rsidR="00A56C1A" w:rsidRPr="00A56C1A">
        <w:t>Là trung tâm điều phối giữa các thành phần Core.</w:t>
      </w:r>
    </w:p>
    <w:p w14:paraId="1A3FF4BF" w14:textId="49044705" w:rsidR="00A56C1A" w:rsidRPr="00A56C1A" w:rsidRDefault="00E111AB" w:rsidP="00A56C1A">
      <w:r>
        <w:rPr>
          <w:lang w:val="vi-VN"/>
        </w:rPr>
        <w:t xml:space="preserve">+ </w:t>
      </w:r>
      <w:r w:rsidR="00A56C1A" w:rsidRPr="00A56C1A">
        <w:t>Quản lý toàn bộ trạng thái trò chơi: bắt đầu, tạm dừng, kết thúc, điểm và tốc độ rơi.</w:t>
      </w:r>
    </w:p>
    <w:p w14:paraId="229D0EFE" w14:textId="692EB73A" w:rsidR="00A56C1A" w:rsidRPr="00A56C1A" w:rsidRDefault="00E111AB" w:rsidP="00A56C1A">
      <w:r>
        <w:rPr>
          <w:lang w:val="vi-VN"/>
        </w:rPr>
        <w:t xml:space="preserve">- </w:t>
      </w:r>
      <w:r w:rsidR="00A56C1A" w:rsidRPr="00A56C1A">
        <w:t>Nhiệm vụ chính:</w:t>
      </w:r>
    </w:p>
    <w:p w14:paraId="7E54E450" w14:textId="252F6D84" w:rsidR="00A56C1A" w:rsidRPr="00A56C1A" w:rsidRDefault="00E111AB" w:rsidP="00A56C1A">
      <w:r>
        <w:rPr>
          <w:lang w:val="vi-VN"/>
        </w:rPr>
        <w:t xml:space="preserve">+ </w:t>
      </w:r>
      <w:r w:rsidR="00A56C1A" w:rsidRPr="00A56C1A">
        <w:t>Gọi các hàm cập nhật vị trí khối theo thời gian.</w:t>
      </w:r>
    </w:p>
    <w:p w14:paraId="19C7BA31" w14:textId="55E957B2" w:rsidR="00A56C1A" w:rsidRPr="00A56C1A" w:rsidRDefault="00E111AB" w:rsidP="00A56C1A">
      <w:r>
        <w:rPr>
          <w:lang w:val="vi-VN"/>
        </w:rPr>
        <w:t xml:space="preserve">+ </w:t>
      </w:r>
      <w:r w:rsidR="00A56C1A" w:rsidRPr="00A56C1A">
        <w:t>Xử lý sự kiện từ người chơi (di chuyển, xoay, thả nhanh).</w:t>
      </w:r>
    </w:p>
    <w:p w14:paraId="1E3E9749" w14:textId="7806EC96" w:rsidR="00A56C1A" w:rsidRPr="00A56C1A" w:rsidRDefault="00E111AB" w:rsidP="00A56C1A">
      <w:r>
        <w:rPr>
          <w:lang w:val="vi-VN"/>
        </w:rPr>
        <w:t xml:space="preserve">+ </w:t>
      </w:r>
      <w:r w:rsidR="00A56C1A" w:rsidRPr="00A56C1A">
        <w:t>Kiểm tra điều kiện thua cuộc (Game Over).</w:t>
      </w:r>
    </w:p>
    <w:p w14:paraId="623E88CF" w14:textId="254B5796" w:rsidR="00A56C1A" w:rsidRPr="00A56C1A" w:rsidRDefault="00E111AB" w:rsidP="00A56C1A">
      <w:r>
        <w:rPr>
          <w:lang w:val="vi-VN"/>
        </w:rPr>
        <w:t xml:space="preserve">- </w:t>
      </w:r>
      <w:r>
        <w:t>P</w:t>
      </w:r>
      <w:r w:rsidR="00A56C1A" w:rsidRPr="00A56C1A">
        <w:t>hương thức chính:</w:t>
      </w:r>
    </w:p>
    <w:p w14:paraId="14135D5F" w14:textId="5C063FAB" w:rsidR="00A56C1A" w:rsidRPr="00A56C1A" w:rsidRDefault="00E111AB" w:rsidP="00A56C1A">
      <w:r>
        <w:rPr>
          <w:lang w:val="vi-VN"/>
        </w:rPr>
        <w:t xml:space="preserve">+ </w:t>
      </w:r>
      <w:r w:rsidR="00A56C1A" w:rsidRPr="00A56C1A">
        <w:t>startGame(): khởi tạo trò chơi.</w:t>
      </w:r>
    </w:p>
    <w:p w14:paraId="45F1B5C4" w14:textId="0FEA743F" w:rsidR="00A56C1A" w:rsidRPr="00A56C1A" w:rsidRDefault="00E111AB" w:rsidP="00A56C1A">
      <w:r>
        <w:rPr>
          <w:lang w:val="vi-VN"/>
        </w:rPr>
        <w:t xml:space="preserve">+ </w:t>
      </w:r>
      <w:r w:rsidR="00A56C1A" w:rsidRPr="00A56C1A">
        <w:t>update(): cập nhật khối và bảng mỗi khung hình.</w:t>
      </w:r>
    </w:p>
    <w:p w14:paraId="64D6F924" w14:textId="5CDDF8FA" w:rsidR="00A56C1A" w:rsidRPr="00A56C1A" w:rsidRDefault="00E111AB" w:rsidP="00A56C1A">
      <w:r>
        <w:rPr>
          <w:lang w:val="vi-VN"/>
        </w:rPr>
        <w:t xml:space="preserve">+ </w:t>
      </w:r>
      <w:r w:rsidR="00A56C1A" w:rsidRPr="00A56C1A">
        <w:t>handleInput(KeyEvent e): nhận tín hiệu điều khiển.</w:t>
      </w:r>
    </w:p>
    <w:p w14:paraId="2620CB39" w14:textId="7473C142" w:rsidR="00A56C1A" w:rsidRPr="00A56C1A" w:rsidRDefault="00E111AB" w:rsidP="00A56C1A">
      <w:r>
        <w:rPr>
          <w:lang w:val="vi-VN"/>
        </w:rPr>
        <w:t xml:space="preserve">+ </w:t>
      </w:r>
      <w:r w:rsidR="00A56C1A" w:rsidRPr="00A56C1A">
        <w:t>gameOver(): dừng trò chơi khi bảng bị đầy.</w:t>
      </w:r>
    </w:p>
    <w:p w14:paraId="4A381CC0" w14:textId="77777777" w:rsidR="00A56C1A" w:rsidRPr="00F46F2A" w:rsidRDefault="00A56C1A" w:rsidP="00A56C1A"/>
    <w:p w14:paraId="24AD8F40" w14:textId="1615536A" w:rsidR="00271338" w:rsidRDefault="00271338" w:rsidP="00E111AB">
      <w:pPr>
        <w:pStyle w:val="Picture"/>
        <w:rPr>
          <w:lang w:val="vi-VN"/>
        </w:rPr>
      </w:pPr>
      <w:r>
        <w:lastRenderedPageBreak/>
        <w:t>Hình</w:t>
      </w:r>
      <w:r w:rsidR="00AA7826">
        <w:rPr>
          <w:noProof/>
        </w:rPr>
        <w:drawing>
          <wp:anchor distT="0" distB="0" distL="114300" distR="114300" simplePos="0" relativeHeight="251660288" behindDoc="0" locked="0" layoutInCell="1" allowOverlap="1" wp14:anchorId="673956D9" wp14:editId="4AA85199">
            <wp:simplePos x="0" y="0"/>
            <wp:positionH relativeFrom="column">
              <wp:posOffset>0</wp:posOffset>
            </wp:positionH>
            <wp:positionV relativeFrom="paragraph">
              <wp:posOffset>-635</wp:posOffset>
            </wp:positionV>
            <wp:extent cx="5731510" cy="3894667"/>
            <wp:effectExtent l="0" t="0" r="2540" b="0"/>
            <wp:wrapTopAndBottom/>
            <wp:docPr id="10395010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01059" name="Picture 1" descr="A screenshot of a computer screen&#10;&#10;AI-generated content may be incorrect."/>
                    <pic:cNvPicPr/>
                  </pic:nvPicPr>
                  <pic:blipFill rotWithShape="1">
                    <a:blip r:embed="rId11" cstate="print">
                      <a:extLst>
                        <a:ext uri="{28A0092B-C50C-407E-A947-70E740481C1C}">
                          <a14:useLocalDpi xmlns:a14="http://schemas.microsoft.com/office/drawing/2010/main" val="0"/>
                        </a:ext>
                      </a:extLst>
                    </a:blip>
                    <a:srcRect t="963" b="10404"/>
                    <a:stretch>
                      <a:fillRect/>
                    </a:stretch>
                  </pic:blipFill>
                  <pic:spPr bwMode="auto">
                    <a:xfrm>
                      <a:off x="0" y="0"/>
                      <a:ext cx="5731510" cy="38946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2.1. Bảng vẽ UML của phần Core</w:t>
      </w:r>
    </w:p>
    <w:p w14:paraId="1C35675D" w14:textId="25A1C8FD" w:rsidR="00271338" w:rsidRDefault="00271338" w:rsidP="00A56C1A">
      <w:pPr>
        <w:pStyle w:val="Heading30"/>
      </w:pPr>
      <w:r>
        <w:t>2.2.2. UI (Java Swing/AWT)</w:t>
      </w:r>
    </w:p>
    <w:p w14:paraId="612D4A90" w14:textId="77777777" w:rsidR="00A56C1A" w:rsidRDefault="00A56C1A" w:rsidP="00A56C1A">
      <w:pPr>
        <w:pStyle w:val="Heading30"/>
      </w:pPr>
    </w:p>
    <w:p w14:paraId="344D8601" w14:textId="77777777" w:rsidR="00E111AB" w:rsidRDefault="00E111AB" w:rsidP="00A56C1A">
      <w:pPr>
        <w:pStyle w:val="Heading30"/>
      </w:pPr>
    </w:p>
    <w:p w14:paraId="23633506" w14:textId="77777777" w:rsidR="00E111AB" w:rsidRDefault="00E111AB" w:rsidP="00A56C1A">
      <w:pPr>
        <w:pStyle w:val="Heading30"/>
      </w:pPr>
    </w:p>
    <w:p w14:paraId="05FD4EC4" w14:textId="77777777" w:rsidR="00E111AB" w:rsidRDefault="00E111AB" w:rsidP="00A56C1A">
      <w:pPr>
        <w:pStyle w:val="Heading30"/>
      </w:pPr>
    </w:p>
    <w:p w14:paraId="39523E14" w14:textId="77777777" w:rsidR="00A56C1A" w:rsidRDefault="00A56C1A" w:rsidP="00271338">
      <w:pPr>
        <w:pStyle w:val="Picture"/>
        <w:rPr>
          <w:lang w:val="vi-VN"/>
        </w:rPr>
      </w:pPr>
    </w:p>
    <w:p w14:paraId="3A47542C" w14:textId="77777777" w:rsidR="00E111AB" w:rsidRDefault="00E111AB" w:rsidP="00271338">
      <w:pPr>
        <w:pStyle w:val="Picture"/>
        <w:rPr>
          <w:lang w:val="vi-VN"/>
        </w:rPr>
      </w:pPr>
    </w:p>
    <w:p w14:paraId="68838E4B" w14:textId="77777777" w:rsidR="00E111AB" w:rsidRPr="00271338" w:rsidRDefault="00E111AB" w:rsidP="00271338">
      <w:pPr>
        <w:pStyle w:val="Picture"/>
        <w:rPr>
          <w:lang w:val="vi-VN"/>
        </w:rPr>
      </w:pPr>
    </w:p>
    <w:p w14:paraId="05F7DC1E" w14:textId="3218F633" w:rsidR="00F854C0" w:rsidRPr="00FD099D" w:rsidRDefault="00B33079" w:rsidP="00271338">
      <w:pPr>
        <w:pStyle w:val="Heading10"/>
      </w:pPr>
      <w:bookmarkStart w:id="18" w:name="_Toc213910000"/>
      <w:r>
        <w:lastRenderedPageBreak/>
        <w:t xml:space="preserve">Phần </w:t>
      </w:r>
      <w:r w:rsidR="00EC1572">
        <w:t>3.</w:t>
      </w:r>
      <w:r>
        <w:br/>
        <w:t>Cài đặt và mô tả các chức năng chính</w:t>
      </w:r>
      <w:bookmarkEnd w:id="18"/>
    </w:p>
    <w:p w14:paraId="5E26A936" w14:textId="48AF84CF" w:rsidR="00607938" w:rsidRDefault="00EC1572" w:rsidP="00CA7438">
      <w:pPr>
        <w:pStyle w:val="Heading30"/>
      </w:pPr>
      <w:bookmarkStart w:id="19" w:name="_Toc213910001"/>
      <w:r>
        <w:rPr>
          <w:lang w:val="en-US"/>
        </w:rPr>
        <w:t>3</w:t>
      </w:r>
      <w:r w:rsidRPr="00D421FE">
        <w:rPr>
          <w:lang w:val="en-US"/>
        </w:rPr>
        <w:t>.</w:t>
      </w:r>
      <w:r>
        <w:rPr>
          <w:lang w:val="en-US"/>
        </w:rPr>
        <w:t>1</w:t>
      </w:r>
      <w:r>
        <w:t>.</w:t>
      </w:r>
      <w:r w:rsidRPr="00D421FE">
        <w:rPr>
          <w:lang w:val="en-US"/>
        </w:rPr>
        <w:t xml:space="preserve"> Core</w:t>
      </w:r>
      <w:bookmarkEnd w:id="19"/>
      <w:r w:rsidR="00D421FE" w:rsidRPr="00D421FE">
        <w:rPr>
          <w:lang w:val="en-US"/>
        </w:rPr>
        <w:t xml:space="preserve"> </w:t>
      </w:r>
    </w:p>
    <w:p w14:paraId="65032104" w14:textId="5D5387FA" w:rsidR="00D421FE" w:rsidRDefault="00EC1572" w:rsidP="00CA7438">
      <w:pPr>
        <w:pStyle w:val="Heading30"/>
      </w:pPr>
      <w:bookmarkStart w:id="20" w:name="_Toc213910002"/>
      <w:r>
        <w:rPr>
          <w:lang w:val="en-US"/>
        </w:rPr>
        <w:t>3</w:t>
      </w:r>
      <w:r>
        <w:t>.</w:t>
      </w:r>
      <w:r w:rsidRPr="00D421FE">
        <w:rPr>
          <w:lang w:val="en-US"/>
        </w:rPr>
        <w:t>1.1. BlockFactory.java</w:t>
      </w:r>
      <w:bookmarkEnd w:id="20"/>
      <w:r w:rsidR="00D421FE" w:rsidRPr="00D421FE">
        <w:rPr>
          <w:lang w:val="en-US"/>
        </w:rPr>
        <w:t xml:space="preserve"> </w:t>
      </w:r>
    </w:p>
    <w:p w14:paraId="0CC67927" w14:textId="5B151173" w:rsidR="00607938" w:rsidRPr="00607938" w:rsidRDefault="00AF1BCB" w:rsidP="00607938">
      <w:pPr>
        <w:rPr>
          <w:b/>
          <w:bCs/>
        </w:rPr>
      </w:pPr>
      <w:r>
        <w:rPr>
          <w:b/>
          <w:bCs/>
          <w:lang w:val="vi-VN"/>
        </w:rPr>
        <w:t xml:space="preserve">- </w:t>
      </w:r>
      <w:r w:rsidR="00607938" w:rsidRPr="00607938">
        <w:rPr>
          <w:b/>
          <w:bCs/>
        </w:rPr>
        <w:t>Chức năng chi tiết:</w:t>
      </w:r>
    </w:p>
    <w:p w14:paraId="35228A29" w14:textId="662415BB" w:rsidR="00607938" w:rsidRPr="00607938" w:rsidRDefault="00AF1BCB" w:rsidP="00607938">
      <w:r>
        <w:rPr>
          <w:lang w:val="vi-VN"/>
        </w:rPr>
        <w:t xml:space="preserve"> + </w:t>
      </w:r>
      <w:r w:rsidR="00607938" w:rsidRPr="00607938">
        <w:t>Tạo các khối Tetris theo loại (I, J, L, O, S, T, Z).</w:t>
      </w:r>
    </w:p>
    <w:p w14:paraId="091B1B31" w14:textId="5729FA79" w:rsidR="00607938" w:rsidRPr="00607938" w:rsidRDefault="00AF1BCB" w:rsidP="00607938">
      <w:r>
        <w:rPr>
          <w:lang w:val="vi-VN"/>
        </w:rPr>
        <w:t xml:space="preserve">+ </w:t>
      </w:r>
      <w:r w:rsidR="00607938" w:rsidRPr="00607938">
        <w:t>Cho phép tạo khối ngẫu nhiên để sử dụng trong game.</w:t>
      </w:r>
    </w:p>
    <w:p w14:paraId="1D3AA5AF" w14:textId="6B2D96BE" w:rsidR="00607938" w:rsidRDefault="00AF1BCB" w:rsidP="00607938">
      <w:pPr>
        <w:rPr>
          <w:lang w:val="vi-VN"/>
        </w:rPr>
      </w:pPr>
      <w:r>
        <w:rPr>
          <w:lang w:val="vi-VN"/>
        </w:rPr>
        <w:t xml:space="preserve">+ </w:t>
      </w:r>
      <w:r w:rsidR="00607938" w:rsidRPr="00607938">
        <w:t>Là nơi tập trung logic để khởi tạo khối với hình dạng chuẩn, tránh trùng lặp code trong GameControl.</w:t>
      </w:r>
    </w:p>
    <w:p w14:paraId="0985DB03" w14:textId="2F247818" w:rsidR="00AF1BCB" w:rsidRPr="00AF1BCB" w:rsidRDefault="00AF1BCB" w:rsidP="00607938">
      <w:pPr>
        <w:rPr>
          <w:b/>
          <w:bCs/>
          <w:lang w:val="vi-VN"/>
        </w:rPr>
      </w:pPr>
      <w:r>
        <w:rPr>
          <w:b/>
          <w:bCs/>
          <w:lang w:val="vi-VN"/>
        </w:rPr>
        <w:t xml:space="preserve">- </w:t>
      </w:r>
      <w:r w:rsidRPr="00AF1BCB">
        <w:rPr>
          <w:b/>
          <w:bCs/>
          <w:lang w:val="vi-VN"/>
        </w:rPr>
        <w:t>Mã giả:</w:t>
      </w:r>
    </w:p>
    <w:p w14:paraId="25E29ACF"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BlockFactory</w:t>
      </w:r>
      <w:r w:rsidRPr="00AF1BCB">
        <w:rPr>
          <w:rFonts w:ascii="Consolas" w:eastAsia="Times New Roman" w:hAnsi="Consolas" w:cs="Times New Roman"/>
          <w:color w:val="CCCCCC"/>
          <w:kern w:val="0"/>
          <w:sz w:val="21"/>
          <w:szCs w:val="21"/>
          <w14:ligatures w14:val="none"/>
        </w:rPr>
        <w:t>:</w:t>
      </w:r>
    </w:p>
    <w:p w14:paraId="0159AE0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createBlock</w:t>
      </w:r>
      <w:r w:rsidRPr="00AF1BCB">
        <w:rPr>
          <w:rFonts w:ascii="Consolas" w:eastAsia="Times New Roman" w:hAnsi="Consolas" w:cs="Times New Roman"/>
          <w:color w:val="CCCCCC"/>
          <w:kern w:val="0"/>
          <w:sz w:val="21"/>
          <w:szCs w:val="21"/>
          <w14:ligatures w14:val="none"/>
        </w:rPr>
        <w:t>(type):</w:t>
      </w:r>
    </w:p>
    <w:p w14:paraId="6876DAB3"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6A9955"/>
          <w:kern w:val="0"/>
          <w:sz w:val="21"/>
          <w:szCs w:val="21"/>
          <w14:ligatures w14:val="none"/>
        </w:rPr>
        <w:t>// Tạo khối theo loại</w:t>
      </w:r>
    </w:p>
    <w:p w14:paraId="32B0E4CA"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switch type:</w:t>
      </w:r>
    </w:p>
    <w:p w14:paraId="4745DD9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case I: return new IBlock()</w:t>
      </w:r>
    </w:p>
    <w:p w14:paraId="5E51E8C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case J: return new JBlock()</w:t>
      </w:r>
    </w:p>
    <w:p w14:paraId="075B0F3B"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case L: return new LBlock()</w:t>
      </w:r>
    </w:p>
    <w:p w14:paraId="4B63F91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case O: return new OBlock()</w:t>
      </w:r>
    </w:p>
    <w:p w14:paraId="5558AD9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case S: return new SBlock()</w:t>
      </w:r>
    </w:p>
    <w:p w14:paraId="460874D0"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case T: return new TBlock()</w:t>
      </w:r>
    </w:p>
    <w:p w14:paraId="4D762C2C"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case Z: return new ZBlock()</w:t>
      </w:r>
    </w:p>
    <w:p w14:paraId="4989814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B3267B3"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createRandomBlock</w:t>
      </w:r>
      <w:r w:rsidRPr="00AF1BCB">
        <w:rPr>
          <w:rFonts w:ascii="Consolas" w:eastAsia="Times New Roman" w:hAnsi="Consolas" w:cs="Times New Roman"/>
          <w:color w:val="CCCCCC"/>
          <w:kern w:val="0"/>
          <w:sz w:val="21"/>
          <w:szCs w:val="21"/>
          <w14:ligatures w14:val="none"/>
        </w:rPr>
        <w:t>():</w:t>
      </w:r>
    </w:p>
    <w:p w14:paraId="17C11A1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6A9955"/>
          <w:kern w:val="0"/>
          <w:sz w:val="21"/>
          <w:szCs w:val="21"/>
          <w14:ligatures w14:val="none"/>
        </w:rPr>
        <w:t>// Chọn ngẫu nhiên một loại khối</w:t>
      </w:r>
    </w:p>
    <w:p w14:paraId="6613AD70"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type = random choice from [I,J,L,O,S,T,Z]</w:t>
      </w:r>
    </w:p>
    <w:p w14:paraId="60DE6FD4" w14:textId="2F6CB8EC" w:rsidR="00607938"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return createBlock(type)</w:t>
      </w:r>
    </w:p>
    <w:p w14:paraId="304B4BF7" w14:textId="7F03C9D8" w:rsidR="00D421FE" w:rsidRDefault="00EC1572" w:rsidP="00CA7438">
      <w:pPr>
        <w:pStyle w:val="Heading30"/>
      </w:pPr>
      <w:bookmarkStart w:id="21" w:name="_Toc213910003"/>
      <w:r>
        <w:rPr>
          <w:lang w:val="en-US"/>
        </w:rPr>
        <w:t>3</w:t>
      </w:r>
      <w:r>
        <w:t>.</w:t>
      </w:r>
      <w:r w:rsidR="00D421FE" w:rsidRPr="00D421FE">
        <w:rPr>
          <w:lang w:val="en-US"/>
        </w:rPr>
        <w:t>1.2. Board.java</w:t>
      </w:r>
      <w:bookmarkEnd w:id="21"/>
      <w:r w:rsidR="00D421FE" w:rsidRPr="00D421FE">
        <w:rPr>
          <w:lang w:val="en-US"/>
        </w:rPr>
        <w:t xml:space="preserve"> </w:t>
      </w:r>
    </w:p>
    <w:p w14:paraId="7BC925F2" w14:textId="0EA34315" w:rsidR="00AF1BCB" w:rsidRPr="00AF1BCB" w:rsidRDefault="00AF1BCB" w:rsidP="00AF1BCB">
      <w:pPr>
        <w:rPr>
          <w:b/>
          <w:bCs/>
        </w:rPr>
      </w:pPr>
      <w:r w:rsidRPr="00AF1BCB">
        <w:rPr>
          <w:b/>
          <w:bCs/>
          <w:lang w:val="vi-VN"/>
        </w:rPr>
        <w:t xml:space="preserve">- </w:t>
      </w:r>
      <w:r w:rsidRPr="00AF1BCB">
        <w:rPr>
          <w:b/>
          <w:bCs/>
        </w:rPr>
        <w:t>Chức năng chi tiết:</w:t>
      </w:r>
    </w:p>
    <w:p w14:paraId="6EC1AAD9" w14:textId="51302521" w:rsidR="00AF1BCB" w:rsidRPr="00AF1BCB" w:rsidRDefault="00AF1BCB" w:rsidP="00AF1BCB">
      <w:r>
        <w:rPr>
          <w:lang w:val="vi-VN"/>
        </w:rPr>
        <w:t xml:space="preserve">+ </w:t>
      </w:r>
      <w:r w:rsidRPr="00AF1BCB">
        <w:t>Lưu trữ trạng thái bảng 2D (ROWS x COLUMNS) gồm các ô trống hoặc đầy.</w:t>
      </w:r>
    </w:p>
    <w:p w14:paraId="16C44371" w14:textId="7C9B0363" w:rsidR="00AF1BCB" w:rsidRPr="00AF1BCB" w:rsidRDefault="00AF1BCB" w:rsidP="00AF1BCB">
      <w:r>
        <w:rPr>
          <w:lang w:val="vi-VN"/>
        </w:rPr>
        <w:t xml:space="preserve">+ </w:t>
      </w:r>
      <w:r w:rsidRPr="00AF1BCB">
        <w:t>Kiểm tra khối có thể di chuyển, xoay hay rơi xuống không.</w:t>
      </w:r>
    </w:p>
    <w:p w14:paraId="025BFC3A" w14:textId="19D4DCE3" w:rsidR="00AF1BCB" w:rsidRPr="00AF1BCB" w:rsidRDefault="00AF1BCB" w:rsidP="00AF1BCB">
      <w:r>
        <w:rPr>
          <w:lang w:val="vi-VN"/>
        </w:rPr>
        <w:lastRenderedPageBreak/>
        <w:t xml:space="preserve">+ </w:t>
      </w:r>
      <w:r w:rsidRPr="00AF1BCB">
        <w:t>Khi khối không thể rơi, đặt khối vào bảng.</w:t>
      </w:r>
    </w:p>
    <w:p w14:paraId="1DE7FD10" w14:textId="00529E86" w:rsidR="00AF1BCB" w:rsidRPr="00AF1BCB" w:rsidRDefault="00AF1BCB" w:rsidP="00AF1BCB">
      <w:r>
        <w:rPr>
          <w:lang w:val="vi-VN"/>
        </w:rPr>
        <w:t xml:space="preserve">+ </w:t>
      </w:r>
      <w:r w:rsidRPr="00AF1BCB">
        <w:t>Tự động xóa các hàng đầy và trả về số hàng xóa để tính điểm.</w:t>
      </w:r>
    </w:p>
    <w:p w14:paraId="67E406EF" w14:textId="753DE58E" w:rsidR="00AF1BCB" w:rsidRDefault="00AF1BCB" w:rsidP="00AF1BCB">
      <w:pPr>
        <w:rPr>
          <w:lang w:val="vi-VN"/>
        </w:rPr>
      </w:pPr>
      <w:r>
        <w:rPr>
          <w:lang w:val="vi-VN"/>
        </w:rPr>
        <w:t xml:space="preserve">+ </w:t>
      </w:r>
      <w:r w:rsidRPr="00AF1BCB">
        <w:t>Quản lý va chạm giữa các khối và rìa bảng</w:t>
      </w:r>
    </w:p>
    <w:p w14:paraId="26D5BA83" w14:textId="19597A41" w:rsidR="00AF1BCB" w:rsidRPr="00AF1BCB" w:rsidRDefault="00AF1BCB" w:rsidP="00AF1BCB">
      <w:pPr>
        <w:rPr>
          <w:b/>
          <w:bCs/>
          <w:lang w:val="vi-VN"/>
        </w:rPr>
      </w:pPr>
      <w:r w:rsidRPr="00AF1BCB">
        <w:rPr>
          <w:b/>
          <w:bCs/>
          <w:lang w:val="vi-VN"/>
        </w:rPr>
        <w:t>- Mã giả:</w:t>
      </w:r>
    </w:p>
    <w:p w14:paraId="0043065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Board</w:t>
      </w:r>
      <w:r w:rsidRPr="00AF1BCB">
        <w:rPr>
          <w:rFonts w:ascii="Consolas" w:eastAsia="Times New Roman" w:hAnsi="Consolas" w:cs="Times New Roman"/>
          <w:color w:val="CCCCCC"/>
          <w:kern w:val="0"/>
          <w:sz w:val="21"/>
          <w:szCs w:val="21"/>
          <w14:ligatures w14:val="none"/>
        </w:rPr>
        <w:t>:</w:t>
      </w:r>
    </w:p>
    <w:p w14:paraId="2656B390"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attribute grid[ROWS][COLUMNS]  </w:t>
      </w:r>
      <w:r w:rsidRPr="00AF1BCB">
        <w:rPr>
          <w:rFonts w:ascii="Consolas" w:eastAsia="Times New Roman" w:hAnsi="Consolas" w:cs="Times New Roman"/>
          <w:color w:val="6A9955"/>
          <w:kern w:val="0"/>
          <w:sz w:val="21"/>
          <w:szCs w:val="21"/>
          <w14:ligatures w14:val="none"/>
        </w:rPr>
        <w:t>// true nếu ô đã đầy, false nếu trống</w:t>
      </w:r>
    </w:p>
    <w:p w14:paraId="6733562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77C2EC5"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isValidPosition</w:t>
      </w:r>
      <w:r w:rsidRPr="00AF1BCB">
        <w:rPr>
          <w:rFonts w:ascii="Consolas" w:eastAsia="Times New Roman" w:hAnsi="Consolas" w:cs="Times New Roman"/>
          <w:color w:val="CCCCCC"/>
          <w:kern w:val="0"/>
          <w:sz w:val="21"/>
          <w:szCs w:val="21"/>
          <w14:ligatures w14:val="none"/>
        </w:rPr>
        <w:t>(block, position):</w:t>
      </w:r>
    </w:p>
    <w:p w14:paraId="321AFBE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6A9955"/>
          <w:kern w:val="0"/>
          <w:sz w:val="21"/>
          <w:szCs w:val="21"/>
          <w14:ligatures w14:val="none"/>
        </w:rPr>
        <w:t>// Kiểm tra từng ô của block tại vị trí position</w:t>
      </w:r>
    </w:p>
    <w:p w14:paraId="503FB46C"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for each cell in block:</w:t>
      </w:r>
    </w:p>
    <w:p w14:paraId="36F980B5"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if cell.row &lt; 0 </w:t>
      </w:r>
      <w:r w:rsidRPr="00AF1BCB">
        <w:rPr>
          <w:rFonts w:ascii="Consolas" w:eastAsia="Times New Roman" w:hAnsi="Consolas" w:cs="Times New Roman"/>
          <w:color w:val="4EC9B0"/>
          <w:kern w:val="0"/>
          <w:sz w:val="21"/>
          <w:szCs w:val="21"/>
          <w14:ligatures w14:val="none"/>
        </w:rPr>
        <w:t>or</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cell</w:t>
      </w:r>
      <w:r w:rsidRPr="00AF1BCB">
        <w:rPr>
          <w:rFonts w:ascii="Consolas" w:eastAsia="Times New Roman" w:hAnsi="Consolas" w:cs="Times New Roman"/>
          <w:color w:val="CCCCCC"/>
          <w:kern w:val="0"/>
          <w:sz w:val="21"/>
          <w:szCs w:val="21"/>
          <w14:ligatures w14:val="none"/>
        </w:rPr>
        <w:t>.</w:t>
      </w:r>
      <w:r w:rsidRPr="00AF1BCB">
        <w:rPr>
          <w:rFonts w:ascii="Consolas" w:eastAsia="Times New Roman" w:hAnsi="Consolas" w:cs="Times New Roman"/>
          <w:color w:val="4EC9B0"/>
          <w:kern w:val="0"/>
          <w:sz w:val="21"/>
          <w:szCs w:val="21"/>
          <w14:ligatures w14:val="none"/>
        </w:rPr>
        <w:t>row</w:t>
      </w:r>
      <w:r w:rsidRPr="00AF1BCB">
        <w:rPr>
          <w:rFonts w:ascii="Consolas" w:eastAsia="Times New Roman" w:hAnsi="Consolas" w:cs="Times New Roman"/>
          <w:color w:val="CCCCCC"/>
          <w:kern w:val="0"/>
          <w:sz w:val="21"/>
          <w:szCs w:val="21"/>
          <w14:ligatures w14:val="none"/>
        </w:rPr>
        <w:t xml:space="preserve"> &gt;= ROWS:</w:t>
      </w:r>
    </w:p>
    <w:p w14:paraId="1CCB61B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return false</w:t>
      </w:r>
    </w:p>
    <w:p w14:paraId="416F9725"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if cell.col &lt; 0 </w:t>
      </w:r>
      <w:r w:rsidRPr="00AF1BCB">
        <w:rPr>
          <w:rFonts w:ascii="Consolas" w:eastAsia="Times New Roman" w:hAnsi="Consolas" w:cs="Times New Roman"/>
          <w:color w:val="4EC9B0"/>
          <w:kern w:val="0"/>
          <w:sz w:val="21"/>
          <w:szCs w:val="21"/>
          <w14:ligatures w14:val="none"/>
        </w:rPr>
        <w:t>or</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cell</w:t>
      </w:r>
      <w:r w:rsidRPr="00AF1BCB">
        <w:rPr>
          <w:rFonts w:ascii="Consolas" w:eastAsia="Times New Roman" w:hAnsi="Consolas" w:cs="Times New Roman"/>
          <w:color w:val="CCCCCC"/>
          <w:kern w:val="0"/>
          <w:sz w:val="21"/>
          <w:szCs w:val="21"/>
          <w14:ligatures w14:val="none"/>
        </w:rPr>
        <w:t>.</w:t>
      </w:r>
      <w:r w:rsidRPr="00AF1BCB">
        <w:rPr>
          <w:rFonts w:ascii="Consolas" w:eastAsia="Times New Roman" w:hAnsi="Consolas" w:cs="Times New Roman"/>
          <w:color w:val="4EC9B0"/>
          <w:kern w:val="0"/>
          <w:sz w:val="21"/>
          <w:szCs w:val="21"/>
          <w14:ligatures w14:val="none"/>
        </w:rPr>
        <w:t>col</w:t>
      </w:r>
      <w:r w:rsidRPr="00AF1BCB">
        <w:rPr>
          <w:rFonts w:ascii="Consolas" w:eastAsia="Times New Roman" w:hAnsi="Consolas" w:cs="Times New Roman"/>
          <w:color w:val="CCCCCC"/>
          <w:kern w:val="0"/>
          <w:sz w:val="21"/>
          <w:szCs w:val="21"/>
          <w14:ligatures w14:val="none"/>
        </w:rPr>
        <w:t xml:space="preserve"> &gt;= COLUMNS:</w:t>
      </w:r>
    </w:p>
    <w:p w14:paraId="71064A1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return false</w:t>
      </w:r>
    </w:p>
    <w:p w14:paraId="19556AE4"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if grid[cell.row][cell.col] is filled:</w:t>
      </w:r>
    </w:p>
    <w:p w14:paraId="7CF25D2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return false</w:t>
      </w:r>
    </w:p>
    <w:p w14:paraId="78ECA770"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return true</w:t>
      </w:r>
    </w:p>
    <w:p w14:paraId="29E060B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FEAE4AF"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placeBlock</w:t>
      </w:r>
      <w:r w:rsidRPr="00AF1BCB">
        <w:rPr>
          <w:rFonts w:ascii="Consolas" w:eastAsia="Times New Roman" w:hAnsi="Consolas" w:cs="Times New Roman"/>
          <w:color w:val="CCCCCC"/>
          <w:kern w:val="0"/>
          <w:sz w:val="21"/>
          <w:szCs w:val="21"/>
          <w14:ligatures w14:val="none"/>
        </w:rPr>
        <w:t>(block, position):</w:t>
      </w:r>
    </w:p>
    <w:p w14:paraId="1153DAC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6A9955"/>
          <w:kern w:val="0"/>
          <w:sz w:val="21"/>
          <w:szCs w:val="21"/>
          <w14:ligatures w14:val="none"/>
        </w:rPr>
        <w:t>// Đặt block vào bảng</w:t>
      </w:r>
    </w:p>
    <w:p w14:paraId="58FBD509"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for each cell in block:</w:t>
      </w:r>
    </w:p>
    <w:p w14:paraId="50289994"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grid[cell.row][cell.col] = filled</w:t>
      </w:r>
    </w:p>
    <w:p w14:paraId="40989E6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A01B4E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clearFullRows</w:t>
      </w:r>
      <w:r w:rsidRPr="00AF1BCB">
        <w:rPr>
          <w:rFonts w:ascii="Consolas" w:eastAsia="Times New Roman" w:hAnsi="Consolas" w:cs="Times New Roman"/>
          <w:color w:val="CCCCCC"/>
          <w:kern w:val="0"/>
          <w:sz w:val="21"/>
          <w:szCs w:val="21"/>
          <w14:ligatures w14:val="none"/>
        </w:rPr>
        <w:t>():</w:t>
      </w:r>
    </w:p>
    <w:p w14:paraId="6E84DEF2"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linesCleared = 0</w:t>
      </w:r>
    </w:p>
    <w:p w14:paraId="7A69E77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for row in 0..ROWS-1:</w:t>
      </w:r>
    </w:p>
    <w:p w14:paraId="4BE2B719"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if all cells in row are filled:</w:t>
      </w:r>
    </w:p>
    <w:p w14:paraId="53970A54"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remove row</w:t>
      </w:r>
    </w:p>
    <w:p w14:paraId="647426F5"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shift all rows above down by 1</w:t>
      </w:r>
    </w:p>
    <w:p w14:paraId="57077B2A"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linesCleared += 1</w:t>
      </w:r>
    </w:p>
    <w:p w14:paraId="4FEF2208" w14:textId="55361965"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return linesCleared</w:t>
      </w:r>
    </w:p>
    <w:p w14:paraId="579C74F4" w14:textId="2CF1C0B3" w:rsidR="00D421FE" w:rsidRDefault="00EC1572" w:rsidP="00CA7438">
      <w:pPr>
        <w:pStyle w:val="Heading30"/>
      </w:pPr>
      <w:bookmarkStart w:id="22" w:name="_Toc213910004"/>
      <w:r>
        <w:rPr>
          <w:lang w:val="en-US"/>
        </w:rPr>
        <w:t>3</w:t>
      </w:r>
      <w:r>
        <w:t>.</w:t>
      </w:r>
      <w:r w:rsidR="00D421FE" w:rsidRPr="00D421FE">
        <w:rPr>
          <w:lang w:val="en-US"/>
        </w:rPr>
        <w:t>1.3. Cell.java</w:t>
      </w:r>
      <w:bookmarkEnd w:id="22"/>
      <w:r w:rsidR="00D421FE" w:rsidRPr="00D421FE">
        <w:rPr>
          <w:lang w:val="en-US"/>
        </w:rPr>
        <w:t xml:space="preserve"> </w:t>
      </w:r>
    </w:p>
    <w:p w14:paraId="2B33DE1A" w14:textId="3685FB50" w:rsidR="00AF1BCB" w:rsidRPr="00AF1BCB" w:rsidRDefault="000038EF" w:rsidP="00AF1BCB">
      <w:pPr>
        <w:rPr>
          <w:b/>
          <w:bCs/>
        </w:rPr>
      </w:pPr>
      <w:r w:rsidRPr="000038EF">
        <w:rPr>
          <w:b/>
          <w:bCs/>
          <w:lang w:val="vi-VN"/>
        </w:rPr>
        <w:t xml:space="preserve">- </w:t>
      </w:r>
      <w:r w:rsidR="00AF1BCB" w:rsidRPr="00AF1BCB">
        <w:rPr>
          <w:b/>
          <w:bCs/>
        </w:rPr>
        <w:t>Chức năng chi tiết:</w:t>
      </w:r>
    </w:p>
    <w:p w14:paraId="7FDC4B21" w14:textId="77777777" w:rsidR="00AF1BCB" w:rsidRPr="00AF1BCB" w:rsidRDefault="00AF1BCB" w:rsidP="00AF1BCB">
      <w:r w:rsidRPr="00AF1BCB">
        <w:t>Đại diện một ô trên bảng, biết trống hay đầy.</w:t>
      </w:r>
    </w:p>
    <w:p w14:paraId="413B4054" w14:textId="77777777" w:rsidR="00AF1BCB" w:rsidRDefault="00AF1BCB" w:rsidP="00AF1BCB">
      <w:pPr>
        <w:rPr>
          <w:lang w:val="vi-VN"/>
        </w:rPr>
      </w:pPr>
      <w:r w:rsidRPr="00AF1BCB">
        <w:t>Cung cấp phương thức fill() và clear() để cập nhật trạng thái khi khối rơi hoặc xóa hàng</w:t>
      </w:r>
    </w:p>
    <w:p w14:paraId="217760B9" w14:textId="5958216A" w:rsidR="000038EF" w:rsidRPr="00AF1BCB" w:rsidRDefault="000038EF" w:rsidP="00AF1BCB">
      <w:pPr>
        <w:rPr>
          <w:b/>
          <w:bCs/>
          <w:lang w:val="vi-VN"/>
        </w:rPr>
      </w:pPr>
      <w:r w:rsidRPr="000038EF">
        <w:rPr>
          <w:b/>
          <w:bCs/>
          <w:lang w:val="vi-VN"/>
        </w:rPr>
        <w:t>- Mã giả:</w:t>
      </w:r>
    </w:p>
    <w:p w14:paraId="3198B50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Cell</w:t>
      </w:r>
      <w:r w:rsidRPr="00AF1BCB">
        <w:rPr>
          <w:rFonts w:ascii="Consolas" w:eastAsia="Times New Roman" w:hAnsi="Consolas" w:cs="Times New Roman"/>
          <w:color w:val="CCCCCC"/>
          <w:kern w:val="0"/>
          <w:sz w:val="21"/>
          <w:szCs w:val="21"/>
          <w14:ligatures w14:val="none"/>
        </w:rPr>
        <w:t>:</w:t>
      </w:r>
    </w:p>
    <w:p w14:paraId="14E7A9FD" w14:textId="2506B64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isEmpty</w:t>
      </w:r>
      <w:r w:rsidRPr="00AF1BCB">
        <w:rPr>
          <w:rFonts w:ascii="Consolas" w:eastAsia="Times New Roman" w:hAnsi="Consolas" w:cs="Times New Roman"/>
          <w:color w:val="CCCCCC"/>
          <w:kern w:val="0"/>
          <w:sz w:val="21"/>
          <w:szCs w:val="21"/>
          <w14:ligatures w14:val="none"/>
        </w:rPr>
        <w:t xml:space="preserve"> = true</w:t>
      </w:r>
    </w:p>
    <w:p w14:paraId="16711A9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lastRenderedPageBreak/>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fill</w:t>
      </w:r>
      <w:r w:rsidRPr="00AF1BCB">
        <w:rPr>
          <w:rFonts w:ascii="Consolas" w:eastAsia="Times New Roman" w:hAnsi="Consolas" w:cs="Times New Roman"/>
          <w:color w:val="CCCCCC"/>
          <w:kern w:val="0"/>
          <w:sz w:val="21"/>
          <w:szCs w:val="21"/>
          <w14:ligatures w14:val="none"/>
        </w:rPr>
        <w:t>():</w:t>
      </w:r>
    </w:p>
    <w:p w14:paraId="3D071E4A" w14:textId="0D8B9950"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isEmpty = false</w:t>
      </w:r>
    </w:p>
    <w:p w14:paraId="5521D10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clear</w:t>
      </w:r>
      <w:r w:rsidRPr="00AF1BCB">
        <w:rPr>
          <w:rFonts w:ascii="Consolas" w:eastAsia="Times New Roman" w:hAnsi="Consolas" w:cs="Times New Roman"/>
          <w:color w:val="CCCCCC"/>
          <w:kern w:val="0"/>
          <w:sz w:val="21"/>
          <w:szCs w:val="21"/>
          <w14:ligatures w14:val="none"/>
        </w:rPr>
        <w:t>():</w:t>
      </w:r>
    </w:p>
    <w:p w14:paraId="23C61F7B" w14:textId="77777777" w:rsidR="000038EF" w:rsidRDefault="00AF1BCB" w:rsidP="000038EF">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isEmpty = true</w:t>
      </w:r>
    </w:p>
    <w:p w14:paraId="2BF5F794" w14:textId="25467396" w:rsidR="00D421FE" w:rsidRPr="000038EF" w:rsidRDefault="00EC1572" w:rsidP="000038EF">
      <w:pPr>
        <w:pStyle w:val="Heading30"/>
        <w:rPr>
          <w:rFonts w:ascii="Consolas" w:eastAsia="Times New Roman" w:hAnsi="Consolas" w:cs="Times New Roman"/>
          <w:color w:val="CCCCCC"/>
          <w:kern w:val="0"/>
          <w:sz w:val="21"/>
          <w:szCs w:val="21"/>
          <w14:ligatures w14:val="none"/>
        </w:rPr>
      </w:pPr>
      <w:bookmarkStart w:id="23" w:name="_Toc213910005"/>
      <w:r>
        <w:t>3.</w:t>
      </w:r>
      <w:r w:rsidR="00D421FE" w:rsidRPr="00D421FE">
        <w:t>1.4. Config.java</w:t>
      </w:r>
      <w:bookmarkEnd w:id="23"/>
      <w:r w:rsidR="00D421FE" w:rsidRPr="00D421FE">
        <w:t xml:space="preserve"> </w:t>
      </w:r>
    </w:p>
    <w:p w14:paraId="73251512" w14:textId="20FAB870" w:rsidR="00AF1BCB" w:rsidRPr="00AF1BCB" w:rsidRDefault="000038EF" w:rsidP="00AF1BCB">
      <w:pPr>
        <w:rPr>
          <w:b/>
          <w:bCs/>
        </w:rPr>
      </w:pPr>
      <w:r w:rsidRPr="000038EF">
        <w:rPr>
          <w:b/>
          <w:bCs/>
          <w:lang w:val="vi-VN"/>
        </w:rPr>
        <w:t xml:space="preserve">- </w:t>
      </w:r>
      <w:r w:rsidR="00AF1BCB" w:rsidRPr="00AF1BCB">
        <w:rPr>
          <w:b/>
          <w:bCs/>
        </w:rPr>
        <w:t>Chức năng chi tiết:</w:t>
      </w:r>
    </w:p>
    <w:p w14:paraId="70A63CE3" w14:textId="77777777" w:rsidR="00AF1BCB" w:rsidRPr="00AF1BCB" w:rsidRDefault="00AF1BCB" w:rsidP="00AF1BCB">
      <w:r w:rsidRPr="00AF1BCB">
        <w:t>Lưu tất cả hằng số cấu hình game, dễ chỉnh sửa mà không làm ảnh hưởng code chính.</w:t>
      </w:r>
    </w:p>
    <w:p w14:paraId="347AB94A" w14:textId="77777777" w:rsidR="00AF1BCB" w:rsidRDefault="00AF1BCB" w:rsidP="00AF1BCB">
      <w:pPr>
        <w:rPr>
          <w:lang w:val="vi-VN"/>
        </w:rPr>
      </w:pPr>
      <w:r w:rsidRPr="00AF1BCB">
        <w:t>Bao gồm kích thước bảng, tốc độ rơi khối, thang điểm.</w:t>
      </w:r>
    </w:p>
    <w:p w14:paraId="1C061F61" w14:textId="785FF12E" w:rsidR="000038EF" w:rsidRPr="00AF1BCB" w:rsidRDefault="000038EF" w:rsidP="00AF1BCB">
      <w:pPr>
        <w:rPr>
          <w:b/>
          <w:bCs/>
          <w:lang w:val="vi-VN"/>
        </w:rPr>
      </w:pPr>
      <w:r w:rsidRPr="000038EF">
        <w:rPr>
          <w:b/>
          <w:bCs/>
          <w:lang w:val="vi-VN"/>
        </w:rPr>
        <w:t>- Mã giả:</w:t>
      </w:r>
    </w:p>
    <w:p w14:paraId="4F421EBC"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Config</w:t>
      </w:r>
      <w:r w:rsidRPr="00AF1BCB">
        <w:rPr>
          <w:rFonts w:ascii="Consolas" w:eastAsia="Times New Roman" w:hAnsi="Consolas" w:cs="Times New Roman"/>
          <w:color w:val="CCCCCC"/>
          <w:kern w:val="0"/>
          <w:sz w:val="21"/>
          <w:szCs w:val="21"/>
          <w14:ligatures w14:val="none"/>
        </w:rPr>
        <w:t>:</w:t>
      </w:r>
    </w:p>
    <w:p w14:paraId="36A1FBA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constant</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ROWS</w:t>
      </w:r>
      <w:r w:rsidRPr="00AF1BCB">
        <w:rPr>
          <w:rFonts w:ascii="Consolas" w:eastAsia="Times New Roman" w:hAnsi="Consolas" w:cs="Times New Roman"/>
          <w:color w:val="CCCCCC"/>
          <w:kern w:val="0"/>
          <w:sz w:val="21"/>
          <w:szCs w:val="21"/>
          <w14:ligatures w14:val="none"/>
        </w:rPr>
        <w:t xml:space="preserve"> = 20</w:t>
      </w:r>
    </w:p>
    <w:p w14:paraId="7F3FD19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constant</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COLUMNS</w:t>
      </w:r>
      <w:r w:rsidRPr="00AF1BCB">
        <w:rPr>
          <w:rFonts w:ascii="Consolas" w:eastAsia="Times New Roman" w:hAnsi="Consolas" w:cs="Times New Roman"/>
          <w:color w:val="CCCCCC"/>
          <w:kern w:val="0"/>
          <w:sz w:val="21"/>
          <w:szCs w:val="21"/>
          <w14:ligatures w14:val="none"/>
        </w:rPr>
        <w:t xml:space="preserve"> = 10</w:t>
      </w:r>
    </w:p>
    <w:p w14:paraId="4E596AB9"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constant</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INITIAL_SPEED</w:t>
      </w:r>
      <w:r w:rsidRPr="00AF1BCB">
        <w:rPr>
          <w:rFonts w:ascii="Consolas" w:eastAsia="Times New Roman" w:hAnsi="Consolas" w:cs="Times New Roman"/>
          <w:color w:val="CCCCCC"/>
          <w:kern w:val="0"/>
          <w:sz w:val="21"/>
          <w:szCs w:val="21"/>
          <w14:ligatures w14:val="none"/>
        </w:rPr>
        <w:t xml:space="preserve"> = 500  </w:t>
      </w:r>
      <w:r w:rsidRPr="00AF1BCB">
        <w:rPr>
          <w:rFonts w:ascii="Consolas" w:eastAsia="Times New Roman" w:hAnsi="Consolas" w:cs="Times New Roman"/>
          <w:color w:val="6A9955"/>
          <w:kern w:val="0"/>
          <w:sz w:val="21"/>
          <w:szCs w:val="21"/>
          <w14:ligatures w14:val="none"/>
        </w:rPr>
        <w:t>// ms giữa mỗi bước rơi</w:t>
      </w:r>
    </w:p>
    <w:p w14:paraId="1C751722" w14:textId="58651C05"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constant</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SCORE_TABLE</w:t>
      </w:r>
      <w:r w:rsidRPr="00AF1BCB">
        <w:rPr>
          <w:rFonts w:ascii="Consolas" w:eastAsia="Times New Roman" w:hAnsi="Consolas" w:cs="Times New Roman"/>
          <w:color w:val="CCCCCC"/>
          <w:kern w:val="0"/>
          <w:sz w:val="21"/>
          <w:szCs w:val="21"/>
          <w14:ligatures w14:val="none"/>
        </w:rPr>
        <w:t xml:space="preserve"> = {</w:t>
      </w:r>
      <w:r w:rsidRPr="00AF1BCB">
        <w:rPr>
          <w:rFonts w:ascii="Consolas" w:eastAsia="Times New Roman" w:hAnsi="Consolas" w:cs="Times New Roman"/>
          <w:color w:val="B5CEA8"/>
          <w:kern w:val="0"/>
          <w:sz w:val="21"/>
          <w:szCs w:val="21"/>
          <w14:ligatures w14:val="none"/>
        </w:rPr>
        <w:t>1</w:t>
      </w:r>
      <w:r w:rsidRPr="00AF1BCB">
        <w:rPr>
          <w:rFonts w:ascii="Consolas" w:eastAsia="Times New Roman" w:hAnsi="Consolas" w:cs="Times New Roman"/>
          <w:color w:val="C586C0"/>
          <w:kern w:val="0"/>
          <w:sz w:val="21"/>
          <w:szCs w:val="21"/>
          <w14:ligatures w14:val="none"/>
        </w:rPr>
        <w:t>:</w:t>
      </w:r>
      <w:r w:rsidRPr="00AF1BCB">
        <w:rPr>
          <w:rFonts w:ascii="Consolas" w:eastAsia="Times New Roman" w:hAnsi="Consolas" w:cs="Times New Roman"/>
          <w:color w:val="B5CEA8"/>
          <w:kern w:val="0"/>
          <w:sz w:val="21"/>
          <w:szCs w:val="21"/>
          <w14:ligatures w14:val="none"/>
        </w:rPr>
        <w:t>100</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B5CEA8"/>
          <w:kern w:val="0"/>
          <w:sz w:val="21"/>
          <w:szCs w:val="21"/>
          <w14:ligatures w14:val="none"/>
        </w:rPr>
        <w:t>2</w:t>
      </w:r>
      <w:r w:rsidRPr="00AF1BCB">
        <w:rPr>
          <w:rFonts w:ascii="Consolas" w:eastAsia="Times New Roman" w:hAnsi="Consolas" w:cs="Times New Roman"/>
          <w:color w:val="C586C0"/>
          <w:kern w:val="0"/>
          <w:sz w:val="21"/>
          <w:szCs w:val="21"/>
          <w14:ligatures w14:val="none"/>
        </w:rPr>
        <w:t>:</w:t>
      </w:r>
      <w:r w:rsidRPr="00AF1BCB">
        <w:rPr>
          <w:rFonts w:ascii="Consolas" w:eastAsia="Times New Roman" w:hAnsi="Consolas" w:cs="Times New Roman"/>
          <w:color w:val="B5CEA8"/>
          <w:kern w:val="0"/>
          <w:sz w:val="21"/>
          <w:szCs w:val="21"/>
          <w14:ligatures w14:val="none"/>
        </w:rPr>
        <w:t>300</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B5CEA8"/>
          <w:kern w:val="0"/>
          <w:sz w:val="21"/>
          <w:szCs w:val="21"/>
          <w14:ligatures w14:val="none"/>
        </w:rPr>
        <w:t>3</w:t>
      </w:r>
      <w:r w:rsidRPr="00AF1BCB">
        <w:rPr>
          <w:rFonts w:ascii="Consolas" w:eastAsia="Times New Roman" w:hAnsi="Consolas" w:cs="Times New Roman"/>
          <w:color w:val="C586C0"/>
          <w:kern w:val="0"/>
          <w:sz w:val="21"/>
          <w:szCs w:val="21"/>
          <w14:ligatures w14:val="none"/>
        </w:rPr>
        <w:t>:</w:t>
      </w:r>
      <w:r w:rsidRPr="00AF1BCB">
        <w:rPr>
          <w:rFonts w:ascii="Consolas" w:eastAsia="Times New Roman" w:hAnsi="Consolas" w:cs="Times New Roman"/>
          <w:color w:val="B5CEA8"/>
          <w:kern w:val="0"/>
          <w:sz w:val="21"/>
          <w:szCs w:val="21"/>
          <w14:ligatures w14:val="none"/>
        </w:rPr>
        <w:t>500</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B5CEA8"/>
          <w:kern w:val="0"/>
          <w:sz w:val="21"/>
          <w:szCs w:val="21"/>
          <w14:ligatures w14:val="none"/>
        </w:rPr>
        <w:t>4</w:t>
      </w:r>
      <w:r w:rsidRPr="00AF1BCB">
        <w:rPr>
          <w:rFonts w:ascii="Consolas" w:eastAsia="Times New Roman" w:hAnsi="Consolas" w:cs="Times New Roman"/>
          <w:color w:val="C586C0"/>
          <w:kern w:val="0"/>
          <w:sz w:val="21"/>
          <w:szCs w:val="21"/>
          <w14:ligatures w14:val="none"/>
        </w:rPr>
        <w:t>:</w:t>
      </w:r>
      <w:r w:rsidRPr="00AF1BCB">
        <w:rPr>
          <w:rFonts w:ascii="Consolas" w:eastAsia="Times New Roman" w:hAnsi="Consolas" w:cs="Times New Roman"/>
          <w:color w:val="B5CEA8"/>
          <w:kern w:val="0"/>
          <w:sz w:val="21"/>
          <w:szCs w:val="21"/>
          <w14:ligatures w14:val="none"/>
        </w:rPr>
        <w:t>800</w:t>
      </w:r>
      <w:r w:rsidRPr="00AF1BCB">
        <w:rPr>
          <w:rFonts w:ascii="Consolas" w:eastAsia="Times New Roman" w:hAnsi="Consolas" w:cs="Times New Roman"/>
          <w:color w:val="CCCCCC"/>
          <w:kern w:val="0"/>
          <w:sz w:val="21"/>
          <w:szCs w:val="21"/>
          <w14:ligatures w14:val="none"/>
        </w:rPr>
        <w:t>}</w:t>
      </w:r>
    </w:p>
    <w:p w14:paraId="0B0EAC44" w14:textId="746431EB" w:rsidR="00D421FE" w:rsidRDefault="00EC1572" w:rsidP="00CA7438">
      <w:pPr>
        <w:pStyle w:val="Heading30"/>
      </w:pPr>
      <w:bookmarkStart w:id="24" w:name="_Toc213910006"/>
      <w:r>
        <w:rPr>
          <w:lang w:val="en-US"/>
        </w:rPr>
        <w:t>3</w:t>
      </w:r>
      <w:r>
        <w:t>.</w:t>
      </w:r>
      <w:r w:rsidR="00D421FE" w:rsidRPr="00D421FE">
        <w:rPr>
          <w:lang w:val="en-US"/>
        </w:rPr>
        <w:t>1.5. DefaultBlockFactory.java</w:t>
      </w:r>
      <w:bookmarkEnd w:id="24"/>
      <w:r w:rsidR="00D421FE" w:rsidRPr="00D421FE">
        <w:rPr>
          <w:lang w:val="en-US"/>
        </w:rPr>
        <w:t xml:space="preserve"> </w:t>
      </w:r>
    </w:p>
    <w:p w14:paraId="4BDE22A7" w14:textId="7DC49A8F" w:rsidR="00AF1BCB" w:rsidRPr="00AF1BCB" w:rsidRDefault="000038EF" w:rsidP="00AF1BCB">
      <w:pPr>
        <w:rPr>
          <w:b/>
          <w:bCs/>
        </w:rPr>
      </w:pPr>
      <w:r>
        <w:rPr>
          <w:b/>
          <w:bCs/>
          <w:lang w:val="vi-VN"/>
        </w:rPr>
        <w:t xml:space="preserve">- </w:t>
      </w:r>
      <w:r w:rsidR="00AF1BCB" w:rsidRPr="00AF1BCB">
        <w:rPr>
          <w:b/>
          <w:bCs/>
        </w:rPr>
        <w:t>Chức năng chi tiết:</w:t>
      </w:r>
    </w:p>
    <w:p w14:paraId="23E43557" w14:textId="77777777" w:rsidR="00AF1BCB" w:rsidRPr="00AF1BCB" w:rsidRDefault="00AF1BCB" w:rsidP="00AF1BCB">
      <w:r w:rsidRPr="00AF1BCB">
        <w:t>Kế thừa BlockFactory.</w:t>
      </w:r>
    </w:p>
    <w:p w14:paraId="04DF07D3" w14:textId="77777777" w:rsidR="00AF1BCB" w:rsidRPr="00AF1BCB" w:rsidRDefault="00AF1BCB" w:rsidP="00AF1BCB">
      <w:r w:rsidRPr="00AF1BCB">
        <w:t>Thực hiện tạo khối ngẫu nhiên theo chuẩn Tetris.</w:t>
      </w:r>
    </w:p>
    <w:p w14:paraId="7B3BEC7C" w14:textId="77777777" w:rsidR="00AF1BCB" w:rsidRDefault="00AF1BCB" w:rsidP="00AF1BCB">
      <w:pPr>
        <w:rPr>
          <w:lang w:val="vi-VN"/>
        </w:rPr>
      </w:pPr>
      <w:r w:rsidRPr="00AF1BCB">
        <w:t>Giúp GameControl chỉ cần gọi phương thức tạo khối, không cần quan tâm chi tiết từng loại.</w:t>
      </w:r>
    </w:p>
    <w:p w14:paraId="26F0F845" w14:textId="5567798B" w:rsidR="000038EF" w:rsidRPr="00AF1BCB" w:rsidRDefault="000038EF" w:rsidP="00AF1BCB">
      <w:pPr>
        <w:rPr>
          <w:b/>
          <w:bCs/>
          <w:lang w:val="vi-VN"/>
        </w:rPr>
      </w:pPr>
      <w:r w:rsidRPr="000038EF">
        <w:rPr>
          <w:b/>
          <w:bCs/>
          <w:lang w:val="vi-VN"/>
        </w:rPr>
        <w:t>- Mã giả:</w:t>
      </w:r>
    </w:p>
    <w:p w14:paraId="6D01E393"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DefaultBlockFactory</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569CD6"/>
          <w:kern w:val="0"/>
          <w:sz w:val="21"/>
          <w:szCs w:val="21"/>
          <w14:ligatures w14:val="none"/>
        </w:rPr>
        <w:t>extends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BlockFactory</w:t>
      </w:r>
      <w:r w:rsidRPr="00AF1BCB">
        <w:rPr>
          <w:rFonts w:ascii="Consolas" w:eastAsia="Times New Roman" w:hAnsi="Consolas" w:cs="Times New Roman"/>
          <w:color w:val="CCCCCC"/>
          <w:kern w:val="0"/>
          <w:sz w:val="21"/>
          <w:szCs w:val="21"/>
          <w14:ligatures w14:val="none"/>
        </w:rPr>
        <w:t>:</w:t>
      </w:r>
    </w:p>
    <w:p w14:paraId="7C84684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createRandomBlock</w:t>
      </w:r>
      <w:r w:rsidRPr="00AF1BCB">
        <w:rPr>
          <w:rFonts w:ascii="Consolas" w:eastAsia="Times New Roman" w:hAnsi="Consolas" w:cs="Times New Roman"/>
          <w:color w:val="CCCCCC"/>
          <w:kern w:val="0"/>
          <w:sz w:val="21"/>
          <w:szCs w:val="21"/>
          <w14:ligatures w14:val="none"/>
        </w:rPr>
        <w:t>():</w:t>
      </w:r>
    </w:p>
    <w:p w14:paraId="7EA1389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type = random choice from [</w:t>
      </w:r>
      <w:r w:rsidRPr="00AF1BCB">
        <w:rPr>
          <w:rFonts w:ascii="Consolas" w:eastAsia="Times New Roman" w:hAnsi="Consolas" w:cs="Times New Roman"/>
          <w:color w:val="4EC9B0"/>
          <w:kern w:val="0"/>
          <w:sz w:val="21"/>
          <w:szCs w:val="21"/>
          <w14:ligatures w14:val="none"/>
        </w:rPr>
        <w:t>I</w:t>
      </w:r>
      <w:r w:rsidRPr="00AF1BCB">
        <w:rPr>
          <w:rFonts w:ascii="Consolas" w:eastAsia="Times New Roman" w:hAnsi="Consolas" w:cs="Times New Roman"/>
          <w:color w:val="CCCCCC"/>
          <w:kern w:val="0"/>
          <w:sz w:val="21"/>
          <w:szCs w:val="21"/>
          <w14:ligatures w14:val="none"/>
        </w:rPr>
        <w:t>,</w:t>
      </w:r>
      <w:r w:rsidRPr="00AF1BCB">
        <w:rPr>
          <w:rFonts w:ascii="Consolas" w:eastAsia="Times New Roman" w:hAnsi="Consolas" w:cs="Times New Roman"/>
          <w:color w:val="4EC9B0"/>
          <w:kern w:val="0"/>
          <w:sz w:val="21"/>
          <w:szCs w:val="21"/>
          <w14:ligatures w14:val="none"/>
        </w:rPr>
        <w:t>J</w:t>
      </w:r>
      <w:r w:rsidRPr="00AF1BCB">
        <w:rPr>
          <w:rFonts w:ascii="Consolas" w:eastAsia="Times New Roman" w:hAnsi="Consolas" w:cs="Times New Roman"/>
          <w:color w:val="CCCCCC"/>
          <w:kern w:val="0"/>
          <w:sz w:val="21"/>
          <w:szCs w:val="21"/>
          <w14:ligatures w14:val="none"/>
        </w:rPr>
        <w:t>,</w:t>
      </w:r>
      <w:r w:rsidRPr="00AF1BCB">
        <w:rPr>
          <w:rFonts w:ascii="Consolas" w:eastAsia="Times New Roman" w:hAnsi="Consolas" w:cs="Times New Roman"/>
          <w:color w:val="4EC9B0"/>
          <w:kern w:val="0"/>
          <w:sz w:val="21"/>
          <w:szCs w:val="21"/>
          <w14:ligatures w14:val="none"/>
        </w:rPr>
        <w:t>L</w:t>
      </w:r>
      <w:r w:rsidRPr="00AF1BCB">
        <w:rPr>
          <w:rFonts w:ascii="Consolas" w:eastAsia="Times New Roman" w:hAnsi="Consolas" w:cs="Times New Roman"/>
          <w:color w:val="CCCCCC"/>
          <w:kern w:val="0"/>
          <w:sz w:val="21"/>
          <w:szCs w:val="21"/>
          <w14:ligatures w14:val="none"/>
        </w:rPr>
        <w:t>,</w:t>
      </w:r>
      <w:r w:rsidRPr="00AF1BCB">
        <w:rPr>
          <w:rFonts w:ascii="Consolas" w:eastAsia="Times New Roman" w:hAnsi="Consolas" w:cs="Times New Roman"/>
          <w:color w:val="4EC9B0"/>
          <w:kern w:val="0"/>
          <w:sz w:val="21"/>
          <w:szCs w:val="21"/>
          <w14:ligatures w14:val="none"/>
        </w:rPr>
        <w:t>O</w:t>
      </w:r>
      <w:r w:rsidRPr="00AF1BCB">
        <w:rPr>
          <w:rFonts w:ascii="Consolas" w:eastAsia="Times New Roman" w:hAnsi="Consolas" w:cs="Times New Roman"/>
          <w:color w:val="CCCCCC"/>
          <w:kern w:val="0"/>
          <w:sz w:val="21"/>
          <w:szCs w:val="21"/>
          <w14:ligatures w14:val="none"/>
        </w:rPr>
        <w:t>,</w:t>
      </w:r>
      <w:r w:rsidRPr="00AF1BCB">
        <w:rPr>
          <w:rFonts w:ascii="Consolas" w:eastAsia="Times New Roman" w:hAnsi="Consolas" w:cs="Times New Roman"/>
          <w:color w:val="4EC9B0"/>
          <w:kern w:val="0"/>
          <w:sz w:val="21"/>
          <w:szCs w:val="21"/>
          <w14:ligatures w14:val="none"/>
        </w:rPr>
        <w:t>S</w:t>
      </w:r>
      <w:r w:rsidRPr="00AF1BCB">
        <w:rPr>
          <w:rFonts w:ascii="Consolas" w:eastAsia="Times New Roman" w:hAnsi="Consolas" w:cs="Times New Roman"/>
          <w:color w:val="CCCCCC"/>
          <w:kern w:val="0"/>
          <w:sz w:val="21"/>
          <w:szCs w:val="21"/>
          <w14:ligatures w14:val="none"/>
        </w:rPr>
        <w:t>,</w:t>
      </w:r>
      <w:r w:rsidRPr="00AF1BCB">
        <w:rPr>
          <w:rFonts w:ascii="Consolas" w:eastAsia="Times New Roman" w:hAnsi="Consolas" w:cs="Times New Roman"/>
          <w:color w:val="4EC9B0"/>
          <w:kern w:val="0"/>
          <w:sz w:val="21"/>
          <w:szCs w:val="21"/>
          <w14:ligatures w14:val="none"/>
        </w:rPr>
        <w:t>T</w:t>
      </w:r>
      <w:r w:rsidRPr="00AF1BCB">
        <w:rPr>
          <w:rFonts w:ascii="Consolas" w:eastAsia="Times New Roman" w:hAnsi="Consolas" w:cs="Times New Roman"/>
          <w:color w:val="CCCCCC"/>
          <w:kern w:val="0"/>
          <w:sz w:val="21"/>
          <w:szCs w:val="21"/>
          <w14:ligatures w14:val="none"/>
        </w:rPr>
        <w:t>,</w:t>
      </w:r>
      <w:r w:rsidRPr="00AF1BCB">
        <w:rPr>
          <w:rFonts w:ascii="Consolas" w:eastAsia="Times New Roman" w:hAnsi="Consolas" w:cs="Times New Roman"/>
          <w:color w:val="4EC9B0"/>
          <w:kern w:val="0"/>
          <w:sz w:val="21"/>
          <w:szCs w:val="21"/>
          <w14:ligatures w14:val="none"/>
        </w:rPr>
        <w:t>Z</w:t>
      </w:r>
      <w:r w:rsidRPr="00AF1BCB">
        <w:rPr>
          <w:rFonts w:ascii="Consolas" w:eastAsia="Times New Roman" w:hAnsi="Consolas" w:cs="Times New Roman"/>
          <w:color w:val="CCCCCC"/>
          <w:kern w:val="0"/>
          <w:sz w:val="21"/>
          <w:szCs w:val="21"/>
          <w14:ligatures w14:val="none"/>
        </w:rPr>
        <w:t>]</w:t>
      </w:r>
    </w:p>
    <w:p w14:paraId="5DEF1486" w14:textId="06B19556"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return createBlock(type)</w:t>
      </w:r>
    </w:p>
    <w:p w14:paraId="2E81649C" w14:textId="2B93334D" w:rsidR="00D421FE" w:rsidRDefault="00EC1572" w:rsidP="00CA7438">
      <w:pPr>
        <w:pStyle w:val="Heading30"/>
      </w:pPr>
      <w:bookmarkStart w:id="25" w:name="_Toc213910007"/>
      <w:r>
        <w:rPr>
          <w:lang w:val="en-US"/>
        </w:rPr>
        <w:t>3</w:t>
      </w:r>
      <w:r>
        <w:t>.</w:t>
      </w:r>
      <w:r w:rsidR="00D421FE" w:rsidRPr="00D421FE">
        <w:rPr>
          <w:lang w:val="en-US"/>
        </w:rPr>
        <w:t>1.6. gameControl.java</w:t>
      </w:r>
      <w:bookmarkEnd w:id="25"/>
      <w:r w:rsidR="00D421FE" w:rsidRPr="00D421FE">
        <w:rPr>
          <w:lang w:val="en-US"/>
        </w:rPr>
        <w:t xml:space="preserve"> </w:t>
      </w:r>
    </w:p>
    <w:p w14:paraId="3052B840" w14:textId="5D4DF178" w:rsidR="00AF1BCB" w:rsidRPr="00AF1BCB" w:rsidRDefault="000038EF" w:rsidP="00AF1BCB">
      <w:pPr>
        <w:rPr>
          <w:b/>
          <w:bCs/>
        </w:rPr>
      </w:pPr>
      <w:r>
        <w:rPr>
          <w:b/>
          <w:bCs/>
          <w:lang w:val="vi-VN"/>
        </w:rPr>
        <w:t xml:space="preserve">- </w:t>
      </w:r>
      <w:r w:rsidR="00AF1BCB" w:rsidRPr="00AF1BCB">
        <w:rPr>
          <w:b/>
          <w:bCs/>
        </w:rPr>
        <w:t>Chức năng chi tiết:</w:t>
      </w:r>
    </w:p>
    <w:p w14:paraId="707338FA" w14:textId="77777777" w:rsidR="00AF1BCB" w:rsidRPr="00AF1BCB" w:rsidRDefault="00AF1BCB" w:rsidP="00AF1BCB">
      <w:r w:rsidRPr="00AF1BCB">
        <w:t>Điều khiển logic chính của game:</w:t>
      </w:r>
    </w:p>
    <w:p w14:paraId="0F5DC4D6" w14:textId="77777777" w:rsidR="00AF1BCB" w:rsidRPr="00AF1BCB" w:rsidRDefault="00AF1BCB" w:rsidP="00AF1BCB">
      <w:r w:rsidRPr="00AF1BCB">
        <w:t>Quản lý bảng và khối hiện tại (currentBlock) và khối tiếp theo (nextBlock).</w:t>
      </w:r>
    </w:p>
    <w:p w14:paraId="1B54FC84" w14:textId="77777777" w:rsidR="00AF1BCB" w:rsidRPr="00AF1BCB" w:rsidRDefault="00AF1BCB" w:rsidP="00AF1BCB">
      <w:r w:rsidRPr="00AF1BCB">
        <w:t>Xử lý di chuyển trái/phải, rơi nhanh, xoay khối.</w:t>
      </w:r>
    </w:p>
    <w:p w14:paraId="26682554" w14:textId="77777777" w:rsidR="00AF1BCB" w:rsidRPr="00AF1BCB" w:rsidRDefault="00AF1BCB" w:rsidP="00AF1BCB">
      <w:r w:rsidRPr="00AF1BCB">
        <w:lastRenderedPageBreak/>
        <w:t>Khi khối chạm đáy hoặc khối khác → đặt vào bảng, xóa hàng đầy và cập nhật điểm.</w:t>
      </w:r>
    </w:p>
    <w:p w14:paraId="477A3BC4" w14:textId="7DAEA7FA" w:rsidR="00AF1BCB" w:rsidRDefault="00AF1BCB" w:rsidP="00AF1BCB">
      <w:pPr>
        <w:rPr>
          <w:lang w:val="vi-VN"/>
        </w:rPr>
      </w:pPr>
      <w:r w:rsidRPr="00AF1BCB">
        <w:t>Kiểm tra game over khi khối mới không thể đặt vào bảng.</w:t>
      </w:r>
    </w:p>
    <w:p w14:paraId="32C0EE9F" w14:textId="3426586C" w:rsidR="000038EF" w:rsidRPr="000038EF" w:rsidRDefault="000038EF" w:rsidP="00AF1BCB">
      <w:pPr>
        <w:rPr>
          <w:b/>
          <w:bCs/>
          <w:lang w:val="vi-VN"/>
        </w:rPr>
      </w:pPr>
      <w:r w:rsidRPr="000038EF">
        <w:rPr>
          <w:b/>
          <w:bCs/>
          <w:lang w:val="vi-VN"/>
        </w:rPr>
        <w:t>- Mã giả:</w:t>
      </w:r>
    </w:p>
    <w:p w14:paraId="5EE0760F"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GameControl</w:t>
      </w:r>
      <w:r w:rsidRPr="00AF1BCB">
        <w:rPr>
          <w:rFonts w:ascii="Consolas" w:eastAsia="Times New Roman" w:hAnsi="Consolas" w:cs="Times New Roman"/>
          <w:color w:val="CCCCCC"/>
          <w:kern w:val="0"/>
          <w:sz w:val="21"/>
          <w:szCs w:val="21"/>
          <w14:ligatures w14:val="none"/>
        </w:rPr>
        <w:t>:</w:t>
      </w:r>
    </w:p>
    <w:p w14:paraId="641E0FF0"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board</w:t>
      </w:r>
    </w:p>
    <w:p w14:paraId="7056590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currentBlock</w:t>
      </w:r>
    </w:p>
    <w:p w14:paraId="3BA16E0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nextBlock</w:t>
      </w:r>
    </w:p>
    <w:p w14:paraId="3B05F2E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score</w:t>
      </w:r>
    </w:p>
    <w:p w14:paraId="6E448040"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blockFactory</w:t>
      </w:r>
    </w:p>
    <w:p w14:paraId="54F90C83"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161E1C4"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startGame</w:t>
      </w:r>
      <w:r w:rsidRPr="00AF1BCB">
        <w:rPr>
          <w:rFonts w:ascii="Consolas" w:eastAsia="Times New Roman" w:hAnsi="Consolas" w:cs="Times New Roman"/>
          <w:color w:val="CCCCCC"/>
          <w:kern w:val="0"/>
          <w:sz w:val="21"/>
          <w:szCs w:val="21"/>
          <w14:ligatures w14:val="none"/>
        </w:rPr>
        <w:t>():</w:t>
      </w:r>
    </w:p>
    <w:p w14:paraId="531F16C9"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board = new Board()</w:t>
      </w:r>
    </w:p>
    <w:p w14:paraId="6AB9FD2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currentBlock = blockFactory.createRandomBlock()</w:t>
      </w:r>
    </w:p>
    <w:p w14:paraId="7C319CBA"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nextBlock = blockFactory.createRandomBlock()</w:t>
      </w:r>
    </w:p>
    <w:p w14:paraId="16568A6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loop</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gameTick</w:t>
      </w:r>
      <w:r w:rsidRPr="00AF1BCB">
        <w:rPr>
          <w:rFonts w:ascii="Consolas" w:eastAsia="Times New Roman" w:hAnsi="Consolas" w:cs="Times New Roman"/>
          <w:color w:val="CCCCCC"/>
          <w:kern w:val="0"/>
          <w:sz w:val="21"/>
          <w:szCs w:val="21"/>
          <w14:ligatures w14:val="none"/>
        </w:rPr>
        <w:t>() until gameOver</w:t>
      </w:r>
    </w:p>
    <w:p w14:paraId="11093F02"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AC2E72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gameTick():</w:t>
      </w:r>
    </w:p>
    <w:p w14:paraId="122B6CB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if board.isValidPosition(currentBlock, currentBlock.position.down()):</w:t>
      </w:r>
    </w:p>
    <w:p w14:paraId="26F640E9"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move currentBlock down</w:t>
      </w:r>
    </w:p>
    <w:p w14:paraId="5024E65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else:</w:t>
      </w:r>
    </w:p>
    <w:p w14:paraId="32A64EB5"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board.placeBlock(currentBlock)</w:t>
      </w:r>
    </w:p>
    <w:p w14:paraId="31265630"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lines = board.clearFullRows()</w:t>
      </w:r>
    </w:p>
    <w:p w14:paraId="26C54083"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score.update(lines)</w:t>
      </w:r>
    </w:p>
    <w:p w14:paraId="7848A99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currentBlock = nextBlock</w:t>
      </w:r>
    </w:p>
    <w:p w14:paraId="169F1B6A"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nextBlock = blockFactory.createRandomBlock()</w:t>
      </w:r>
    </w:p>
    <w:p w14:paraId="70EB7A43"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if not board.isValidPosition(currentBlock, currentBlock.position):</w:t>
      </w:r>
    </w:p>
    <w:p w14:paraId="14BE447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gameOver = true</w:t>
      </w:r>
    </w:p>
    <w:p w14:paraId="62565BD4"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60DCDDA"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moveLeft</w:t>
      </w:r>
      <w:r w:rsidRPr="00AF1BCB">
        <w:rPr>
          <w:rFonts w:ascii="Consolas" w:eastAsia="Times New Roman" w:hAnsi="Consolas" w:cs="Times New Roman"/>
          <w:color w:val="CCCCCC"/>
          <w:kern w:val="0"/>
          <w:sz w:val="21"/>
          <w:szCs w:val="21"/>
          <w14:ligatures w14:val="none"/>
        </w:rPr>
        <w:t>():</w:t>
      </w:r>
    </w:p>
    <w:p w14:paraId="7A9EE50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if board.isValidPosition(currentBlock, currentBlock.position.left()):</w:t>
      </w:r>
    </w:p>
    <w:p w14:paraId="3CC45C23"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currentBlock.position.moveLeft()</w:t>
      </w:r>
    </w:p>
    <w:p w14:paraId="540F7F75"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199960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moveRight</w:t>
      </w:r>
      <w:r w:rsidRPr="00AF1BCB">
        <w:rPr>
          <w:rFonts w:ascii="Consolas" w:eastAsia="Times New Roman" w:hAnsi="Consolas" w:cs="Times New Roman"/>
          <w:color w:val="CCCCCC"/>
          <w:kern w:val="0"/>
          <w:sz w:val="21"/>
          <w:szCs w:val="21"/>
          <w14:ligatures w14:val="none"/>
        </w:rPr>
        <w:t>():</w:t>
      </w:r>
    </w:p>
    <w:p w14:paraId="2C1E55C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if board.isValidPosition(currentBlock, currentBlock.position.right()):</w:t>
      </w:r>
    </w:p>
    <w:p w14:paraId="22CE74AA"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currentBlock.position.moveRight()</w:t>
      </w:r>
    </w:p>
    <w:p w14:paraId="655E536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EB298B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rotate</w:t>
      </w:r>
      <w:r w:rsidRPr="00AF1BCB">
        <w:rPr>
          <w:rFonts w:ascii="Consolas" w:eastAsia="Times New Roman" w:hAnsi="Consolas" w:cs="Times New Roman"/>
          <w:color w:val="CCCCCC"/>
          <w:kern w:val="0"/>
          <w:sz w:val="21"/>
          <w:szCs w:val="21"/>
          <w14:ligatures w14:val="none"/>
        </w:rPr>
        <w:t>():</w:t>
      </w:r>
    </w:p>
    <w:p w14:paraId="54999FD0"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currentBlock.rotate()</w:t>
      </w:r>
    </w:p>
    <w:p w14:paraId="2494C7C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if not board.isValidPosition(currentBlock, currentBlock.position):</w:t>
      </w:r>
    </w:p>
    <w:p w14:paraId="1EA7A814" w14:textId="40753795"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currentBlock.rotateBack()</w:t>
      </w:r>
    </w:p>
    <w:p w14:paraId="0ED6B25A" w14:textId="77777777" w:rsidR="00EC1572" w:rsidRDefault="00EC1572" w:rsidP="00CA7438">
      <w:pPr>
        <w:pStyle w:val="Heading30"/>
      </w:pPr>
    </w:p>
    <w:p w14:paraId="4F7B7B95" w14:textId="77777777" w:rsidR="00EC1572" w:rsidRDefault="00EC1572" w:rsidP="00CA7438">
      <w:pPr>
        <w:pStyle w:val="Heading30"/>
      </w:pPr>
    </w:p>
    <w:p w14:paraId="7D319631" w14:textId="2567D275" w:rsidR="00D421FE" w:rsidRDefault="00EC1572" w:rsidP="00CA7438">
      <w:pPr>
        <w:pStyle w:val="Heading30"/>
      </w:pPr>
      <w:bookmarkStart w:id="26" w:name="_Toc213910008"/>
      <w:r>
        <w:rPr>
          <w:lang w:val="en-US"/>
        </w:rPr>
        <w:lastRenderedPageBreak/>
        <w:t>3</w:t>
      </w:r>
      <w:r>
        <w:t>.</w:t>
      </w:r>
      <w:r w:rsidR="00D421FE" w:rsidRPr="00D421FE">
        <w:rPr>
          <w:lang w:val="en-US"/>
        </w:rPr>
        <w:t>1.7. HighScoreManager.java</w:t>
      </w:r>
      <w:bookmarkEnd w:id="26"/>
      <w:r w:rsidR="00D421FE" w:rsidRPr="00D421FE">
        <w:rPr>
          <w:lang w:val="en-US"/>
        </w:rPr>
        <w:t xml:space="preserve"> </w:t>
      </w:r>
    </w:p>
    <w:p w14:paraId="474743EC" w14:textId="2C44703E" w:rsidR="00AF1BCB" w:rsidRPr="00AF1BCB" w:rsidRDefault="000038EF" w:rsidP="00AF1BCB">
      <w:pPr>
        <w:rPr>
          <w:b/>
          <w:bCs/>
        </w:rPr>
      </w:pPr>
      <w:r>
        <w:rPr>
          <w:b/>
          <w:bCs/>
          <w:lang w:val="vi-VN"/>
        </w:rPr>
        <w:t xml:space="preserve">- </w:t>
      </w:r>
      <w:r w:rsidR="00AF1BCB" w:rsidRPr="00AF1BCB">
        <w:rPr>
          <w:b/>
          <w:bCs/>
        </w:rPr>
        <w:t>Chức năng chi tiết:</w:t>
      </w:r>
    </w:p>
    <w:p w14:paraId="14059312" w14:textId="77777777" w:rsidR="00AF1BCB" w:rsidRPr="00AF1BCB" w:rsidRDefault="00AF1BCB" w:rsidP="00AF1BCB">
      <w:r w:rsidRPr="00AF1BCB">
        <w:t>Lưu và quản lý danh sách điểm cao.</w:t>
      </w:r>
    </w:p>
    <w:p w14:paraId="34E7E751" w14:textId="77777777" w:rsidR="00AF1BCB" w:rsidRPr="00AF1BCB" w:rsidRDefault="00AF1BCB" w:rsidP="00AF1BCB">
      <w:r w:rsidRPr="00AF1BCB">
        <w:t>Ghi/đọc điểm từ file.</w:t>
      </w:r>
    </w:p>
    <w:p w14:paraId="3FA1D6BB" w14:textId="77777777" w:rsidR="00AF1BCB" w:rsidRPr="00AF1BCB" w:rsidRDefault="00AF1BCB" w:rsidP="00AF1BCB">
      <w:r w:rsidRPr="00AF1BCB">
        <w:t>Thêm điểm mới, sắp xếp giảm dần, giữ top N điểm.</w:t>
      </w:r>
    </w:p>
    <w:p w14:paraId="0CC053C6" w14:textId="4DC6DD96" w:rsidR="00AF1BCB" w:rsidRPr="000038EF" w:rsidRDefault="000038EF" w:rsidP="00AF1BCB">
      <w:pPr>
        <w:rPr>
          <w:b/>
          <w:bCs/>
          <w:lang w:val="vi-VN"/>
        </w:rPr>
      </w:pPr>
      <w:r w:rsidRPr="000038EF">
        <w:rPr>
          <w:b/>
          <w:bCs/>
          <w:lang w:val="vi-VN"/>
        </w:rPr>
        <w:t>- Mã giả:</w:t>
      </w:r>
    </w:p>
    <w:p w14:paraId="59BABD3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HighScoreManager</w:t>
      </w:r>
      <w:r w:rsidRPr="00AF1BCB">
        <w:rPr>
          <w:rFonts w:ascii="Consolas" w:eastAsia="Times New Roman" w:hAnsi="Consolas" w:cs="Times New Roman"/>
          <w:color w:val="CCCCCC"/>
          <w:kern w:val="0"/>
          <w:sz w:val="21"/>
          <w:szCs w:val="21"/>
          <w14:ligatures w14:val="none"/>
        </w:rPr>
        <w:t>:</w:t>
      </w:r>
    </w:p>
    <w:p w14:paraId="6BF9A7D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highScoresList</w:t>
      </w:r>
    </w:p>
    <w:p w14:paraId="63A9D50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55E3E3F"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loadScores</w:t>
      </w:r>
      <w:r w:rsidRPr="00AF1BCB">
        <w:rPr>
          <w:rFonts w:ascii="Consolas" w:eastAsia="Times New Roman" w:hAnsi="Consolas" w:cs="Times New Roman"/>
          <w:color w:val="CCCCCC"/>
          <w:kern w:val="0"/>
          <w:sz w:val="21"/>
          <w:szCs w:val="21"/>
          <w14:ligatures w14:val="none"/>
        </w:rPr>
        <w:t>():</w:t>
      </w:r>
    </w:p>
    <w:p w14:paraId="0B869C0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read from file into highScoresList</w:t>
      </w:r>
    </w:p>
    <w:p w14:paraId="461D7C2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430F7C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saveScores</w:t>
      </w:r>
      <w:r w:rsidRPr="00AF1BCB">
        <w:rPr>
          <w:rFonts w:ascii="Consolas" w:eastAsia="Times New Roman" w:hAnsi="Consolas" w:cs="Times New Roman"/>
          <w:color w:val="CCCCCC"/>
          <w:kern w:val="0"/>
          <w:sz w:val="21"/>
          <w:szCs w:val="21"/>
          <w14:ligatures w14:val="none"/>
        </w:rPr>
        <w:t>():</w:t>
      </w:r>
    </w:p>
    <w:p w14:paraId="159E60B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write highScoresList to file</w:t>
      </w:r>
    </w:p>
    <w:p w14:paraId="77F0203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210EDD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addScore</w:t>
      </w:r>
      <w:r w:rsidRPr="00AF1BCB">
        <w:rPr>
          <w:rFonts w:ascii="Consolas" w:eastAsia="Times New Roman" w:hAnsi="Consolas" w:cs="Times New Roman"/>
          <w:color w:val="CCCCCC"/>
          <w:kern w:val="0"/>
          <w:sz w:val="21"/>
          <w:szCs w:val="21"/>
          <w14:ligatures w14:val="none"/>
        </w:rPr>
        <w:t>(name, score):</w:t>
      </w:r>
    </w:p>
    <w:p w14:paraId="6E8147B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insert score with name</w:t>
      </w:r>
    </w:p>
    <w:p w14:paraId="70A925EC"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sort list descending</w:t>
      </w:r>
    </w:p>
    <w:p w14:paraId="5D39700D" w14:textId="6E078D02"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keep top N scores</w:t>
      </w:r>
    </w:p>
    <w:p w14:paraId="67223F66" w14:textId="4980F9ED" w:rsidR="00D421FE" w:rsidRDefault="00EC1572" w:rsidP="00CA7438">
      <w:pPr>
        <w:pStyle w:val="Heading30"/>
      </w:pPr>
      <w:bookmarkStart w:id="27" w:name="_Toc213910009"/>
      <w:r>
        <w:rPr>
          <w:lang w:val="en-US"/>
        </w:rPr>
        <w:t>3</w:t>
      </w:r>
      <w:r>
        <w:t>.</w:t>
      </w:r>
      <w:r w:rsidR="00D421FE" w:rsidRPr="00D421FE">
        <w:rPr>
          <w:lang w:val="en-US"/>
        </w:rPr>
        <w:t>1.8. Position.java</w:t>
      </w:r>
      <w:bookmarkEnd w:id="27"/>
      <w:r w:rsidR="00D421FE" w:rsidRPr="00D421FE">
        <w:rPr>
          <w:lang w:val="en-US"/>
        </w:rPr>
        <w:t xml:space="preserve"> </w:t>
      </w:r>
    </w:p>
    <w:p w14:paraId="16375840" w14:textId="79C7E227" w:rsidR="00AF1BCB" w:rsidRPr="00AF1BCB" w:rsidRDefault="000038EF" w:rsidP="00AF1BCB">
      <w:pPr>
        <w:rPr>
          <w:b/>
          <w:bCs/>
        </w:rPr>
      </w:pPr>
      <w:r>
        <w:rPr>
          <w:b/>
          <w:bCs/>
          <w:lang w:val="vi-VN"/>
        </w:rPr>
        <w:t xml:space="preserve">- </w:t>
      </w:r>
      <w:r w:rsidR="00AF1BCB" w:rsidRPr="00AF1BCB">
        <w:rPr>
          <w:b/>
          <w:bCs/>
        </w:rPr>
        <w:t>Chức năng chi tiết:</w:t>
      </w:r>
    </w:p>
    <w:p w14:paraId="64414BA4" w14:textId="77777777" w:rsidR="00AF1BCB" w:rsidRPr="00AF1BCB" w:rsidRDefault="00AF1BCB" w:rsidP="00AF1BCB">
      <w:r w:rsidRPr="00AF1BCB">
        <w:t>Đại diện vị trí khối trên bảng.</w:t>
      </w:r>
    </w:p>
    <w:p w14:paraId="37FFBBDA" w14:textId="77777777" w:rsidR="00AF1BCB" w:rsidRDefault="00AF1BCB" w:rsidP="00AF1BCB">
      <w:pPr>
        <w:rPr>
          <w:lang w:val="vi-VN"/>
        </w:rPr>
      </w:pPr>
      <w:r w:rsidRPr="00AF1BCB">
        <w:t>Cung cấp phương thức di chuyển trái, phải, xuống.</w:t>
      </w:r>
    </w:p>
    <w:p w14:paraId="09A305B6" w14:textId="59B9A127" w:rsidR="000038EF" w:rsidRPr="00AF1BCB" w:rsidRDefault="000038EF" w:rsidP="00AF1BCB">
      <w:pPr>
        <w:rPr>
          <w:b/>
          <w:bCs/>
          <w:lang w:val="vi-VN"/>
        </w:rPr>
      </w:pPr>
      <w:r w:rsidRPr="000038EF">
        <w:rPr>
          <w:b/>
          <w:bCs/>
          <w:lang w:val="vi-VN"/>
        </w:rPr>
        <w:t>- Mã giả:</w:t>
      </w:r>
    </w:p>
    <w:p w14:paraId="69CC59D9"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Position</w:t>
      </w:r>
      <w:r w:rsidRPr="00AF1BCB">
        <w:rPr>
          <w:rFonts w:ascii="Consolas" w:eastAsia="Times New Roman" w:hAnsi="Consolas" w:cs="Times New Roman"/>
          <w:color w:val="CCCCCC"/>
          <w:kern w:val="0"/>
          <w:sz w:val="21"/>
          <w:szCs w:val="21"/>
          <w14:ligatures w14:val="none"/>
        </w:rPr>
        <w:t>:</w:t>
      </w:r>
    </w:p>
    <w:p w14:paraId="5F9FB65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row</w:t>
      </w:r>
    </w:p>
    <w:p w14:paraId="0D241A81"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column</w:t>
      </w:r>
    </w:p>
    <w:p w14:paraId="3D197EFC"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6296543"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moveDown</w:t>
      </w:r>
      <w:r w:rsidRPr="00AF1BCB">
        <w:rPr>
          <w:rFonts w:ascii="Consolas" w:eastAsia="Times New Roman" w:hAnsi="Consolas" w:cs="Times New Roman"/>
          <w:color w:val="CCCCCC"/>
          <w:kern w:val="0"/>
          <w:sz w:val="21"/>
          <w:szCs w:val="21"/>
          <w14:ligatures w14:val="none"/>
        </w:rPr>
        <w:t>():</w:t>
      </w:r>
    </w:p>
    <w:p w14:paraId="4D1E7B6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row += 1</w:t>
      </w:r>
    </w:p>
    <w:p w14:paraId="257103DF"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BAE5999"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moveLeft</w:t>
      </w:r>
      <w:r w:rsidRPr="00AF1BCB">
        <w:rPr>
          <w:rFonts w:ascii="Consolas" w:eastAsia="Times New Roman" w:hAnsi="Consolas" w:cs="Times New Roman"/>
          <w:color w:val="CCCCCC"/>
          <w:kern w:val="0"/>
          <w:sz w:val="21"/>
          <w:szCs w:val="21"/>
          <w14:ligatures w14:val="none"/>
        </w:rPr>
        <w:t>():</w:t>
      </w:r>
    </w:p>
    <w:p w14:paraId="6AB04FBF"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column -= 1</w:t>
      </w:r>
    </w:p>
    <w:p w14:paraId="08F03452"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213F0C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moveRight</w:t>
      </w:r>
      <w:r w:rsidRPr="00AF1BCB">
        <w:rPr>
          <w:rFonts w:ascii="Consolas" w:eastAsia="Times New Roman" w:hAnsi="Consolas" w:cs="Times New Roman"/>
          <w:color w:val="CCCCCC"/>
          <w:kern w:val="0"/>
          <w:sz w:val="21"/>
          <w:szCs w:val="21"/>
          <w14:ligatures w14:val="none"/>
        </w:rPr>
        <w:t>():</w:t>
      </w:r>
    </w:p>
    <w:p w14:paraId="0584ADBC" w14:textId="5FB9EBFC"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column += 1</w:t>
      </w:r>
    </w:p>
    <w:p w14:paraId="46A107F5" w14:textId="225CE643" w:rsidR="00D421FE" w:rsidRDefault="00EC1572" w:rsidP="00CA7438">
      <w:pPr>
        <w:pStyle w:val="Heading30"/>
      </w:pPr>
      <w:bookmarkStart w:id="28" w:name="_Toc213910010"/>
      <w:r>
        <w:rPr>
          <w:lang w:val="en-US"/>
        </w:rPr>
        <w:lastRenderedPageBreak/>
        <w:t>3</w:t>
      </w:r>
      <w:r>
        <w:t>.</w:t>
      </w:r>
      <w:r w:rsidR="00D421FE" w:rsidRPr="00D421FE">
        <w:rPr>
          <w:lang w:val="en-US"/>
        </w:rPr>
        <w:t>1.9. Score.java</w:t>
      </w:r>
      <w:bookmarkEnd w:id="28"/>
      <w:r w:rsidR="00D421FE" w:rsidRPr="00D421FE">
        <w:rPr>
          <w:lang w:val="en-US"/>
        </w:rPr>
        <w:t xml:space="preserve"> </w:t>
      </w:r>
    </w:p>
    <w:p w14:paraId="77351A14" w14:textId="56E2BA3F" w:rsidR="00AF1BCB" w:rsidRPr="00AF1BCB" w:rsidRDefault="000038EF" w:rsidP="00AF1BCB">
      <w:pPr>
        <w:rPr>
          <w:b/>
          <w:bCs/>
        </w:rPr>
      </w:pPr>
      <w:r>
        <w:rPr>
          <w:b/>
          <w:bCs/>
          <w:lang w:val="vi-VN"/>
        </w:rPr>
        <w:t xml:space="preserve">- </w:t>
      </w:r>
      <w:r w:rsidR="00AF1BCB" w:rsidRPr="00AF1BCB">
        <w:rPr>
          <w:b/>
          <w:bCs/>
        </w:rPr>
        <w:t>Chức năng chi tiết:</w:t>
      </w:r>
    </w:p>
    <w:p w14:paraId="4B365931" w14:textId="77777777" w:rsidR="00AF1BCB" w:rsidRPr="00AF1BCB" w:rsidRDefault="00AF1BCB" w:rsidP="00AF1BCB">
      <w:r w:rsidRPr="00AF1BCB">
        <w:t>Quản lý điểm của người chơi hiện tại.</w:t>
      </w:r>
    </w:p>
    <w:p w14:paraId="7F08843D" w14:textId="77777777" w:rsidR="00AF1BCB" w:rsidRDefault="00AF1BCB" w:rsidP="00AF1BCB">
      <w:pPr>
        <w:rPr>
          <w:lang w:val="vi-VN"/>
        </w:rPr>
      </w:pPr>
      <w:r w:rsidRPr="00AF1BCB">
        <w:t>Cập nhật dựa trên số hàng xóa được theo quy tắc Tetris.</w:t>
      </w:r>
    </w:p>
    <w:p w14:paraId="26F1CAF0" w14:textId="342C27EF" w:rsidR="000038EF" w:rsidRPr="00AF1BCB" w:rsidRDefault="000038EF" w:rsidP="00AF1BCB">
      <w:pPr>
        <w:rPr>
          <w:b/>
          <w:bCs/>
          <w:lang w:val="vi-VN"/>
        </w:rPr>
      </w:pPr>
      <w:r w:rsidRPr="000038EF">
        <w:rPr>
          <w:b/>
          <w:bCs/>
          <w:lang w:val="vi-VN"/>
        </w:rPr>
        <w:t xml:space="preserve">- Mã </w:t>
      </w:r>
      <w:r>
        <w:rPr>
          <w:b/>
          <w:bCs/>
          <w:lang w:val="vi-VN"/>
        </w:rPr>
        <w:t>giả:</w:t>
      </w:r>
    </w:p>
    <w:p w14:paraId="75FD4852"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Score</w:t>
      </w:r>
      <w:r w:rsidRPr="00AF1BCB">
        <w:rPr>
          <w:rFonts w:ascii="Consolas" w:eastAsia="Times New Roman" w:hAnsi="Consolas" w:cs="Times New Roman"/>
          <w:color w:val="CCCCCC"/>
          <w:kern w:val="0"/>
          <w:sz w:val="21"/>
          <w:szCs w:val="21"/>
          <w14:ligatures w14:val="none"/>
        </w:rPr>
        <w:t>:</w:t>
      </w:r>
    </w:p>
    <w:p w14:paraId="10CC779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attribute</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9CDCFE"/>
          <w:kern w:val="0"/>
          <w:sz w:val="21"/>
          <w:szCs w:val="21"/>
          <w14:ligatures w14:val="none"/>
        </w:rPr>
        <w:t>currentScore</w:t>
      </w:r>
      <w:r w:rsidRPr="00AF1BCB">
        <w:rPr>
          <w:rFonts w:ascii="Consolas" w:eastAsia="Times New Roman" w:hAnsi="Consolas" w:cs="Times New Roman"/>
          <w:color w:val="CCCCCC"/>
          <w:kern w:val="0"/>
          <w:sz w:val="21"/>
          <w:szCs w:val="21"/>
          <w14:ligatures w14:val="none"/>
        </w:rPr>
        <w:t xml:space="preserve"> = 0</w:t>
      </w:r>
    </w:p>
    <w:p w14:paraId="0F15856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7AB58D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update</w:t>
      </w:r>
      <w:r w:rsidRPr="00AF1BCB">
        <w:rPr>
          <w:rFonts w:ascii="Consolas" w:eastAsia="Times New Roman" w:hAnsi="Consolas" w:cs="Times New Roman"/>
          <w:color w:val="CCCCCC"/>
          <w:kern w:val="0"/>
          <w:sz w:val="21"/>
          <w:szCs w:val="21"/>
          <w14:ligatures w14:val="none"/>
        </w:rPr>
        <w:t>(linesCleared):</w:t>
      </w:r>
    </w:p>
    <w:p w14:paraId="137C388E"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if linesCleared in SCORE_TABLE:</w:t>
      </w:r>
    </w:p>
    <w:p w14:paraId="4910F5CE" w14:textId="729426CE"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currentScore += SCORE_TABLE[linesCleared]</w:t>
      </w:r>
    </w:p>
    <w:p w14:paraId="7FC6C007" w14:textId="3E361F7C" w:rsidR="00D421FE" w:rsidRDefault="00EC1572" w:rsidP="00CA7438">
      <w:pPr>
        <w:pStyle w:val="Heading30"/>
      </w:pPr>
      <w:bookmarkStart w:id="29" w:name="_Toc213910011"/>
      <w:r>
        <w:rPr>
          <w:lang w:val="en-US"/>
        </w:rPr>
        <w:t>3</w:t>
      </w:r>
      <w:r>
        <w:t>.</w:t>
      </w:r>
      <w:r w:rsidR="00D421FE" w:rsidRPr="00D421FE">
        <w:rPr>
          <w:lang w:val="en-US"/>
        </w:rPr>
        <w:t>2. UI</w:t>
      </w:r>
      <w:bookmarkEnd w:id="29"/>
      <w:r w:rsidR="00D421FE" w:rsidRPr="00D421FE">
        <w:rPr>
          <w:lang w:val="en-US"/>
        </w:rPr>
        <w:t xml:space="preserve"> </w:t>
      </w:r>
    </w:p>
    <w:p w14:paraId="6604E669" w14:textId="350EC30F" w:rsidR="00D421FE" w:rsidRDefault="00EC1572" w:rsidP="00CA7438">
      <w:pPr>
        <w:pStyle w:val="Heading30"/>
      </w:pPr>
      <w:bookmarkStart w:id="30" w:name="_Toc213910012"/>
      <w:r>
        <w:rPr>
          <w:lang w:val="en-US"/>
        </w:rPr>
        <w:t>3</w:t>
      </w:r>
      <w:r>
        <w:t>.</w:t>
      </w:r>
      <w:r>
        <w:rPr>
          <w:lang w:val="en-US"/>
        </w:rPr>
        <w:t>2</w:t>
      </w:r>
      <w:r w:rsidRPr="00D421FE">
        <w:rPr>
          <w:lang w:val="en-US"/>
        </w:rPr>
        <w:t>.1. GamePanel.java</w:t>
      </w:r>
      <w:bookmarkEnd w:id="30"/>
    </w:p>
    <w:p w14:paraId="1489D289" w14:textId="1B9EE6A2" w:rsidR="00AF1BCB" w:rsidRPr="00AF1BCB" w:rsidRDefault="000038EF" w:rsidP="00AF1BCB">
      <w:pPr>
        <w:rPr>
          <w:b/>
          <w:bCs/>
        </w:rPr>
      </w:pPr>
      <w:r>
        <w:rPr>
          <w:b/>
          <w:bCs/>
          <w:lang w:val="vi-VN"/>
        </w:rPr>
        <w:t xml:space="preserve">- </w:t>
      </w:r>
      <w:r w:rsidR="00AF1BCB" w:rsidRPr="00AF1BCB">
        <w:rPr>
          <w:b/>
          <w:bCs/>
        </w:rPr>
        <w:t>Chức năng chi tiết:</w:t>
      </w:r>
    </w:p>
    <w:p w14:paraId="065E7B6F" w14:textId="77777777" w:rsidR="00AF1BCB" w:rsidRPr="00AF1BCB" w:rsidRDefault="00AF1BCB" w:rsidP="00AF1BCB">
      <w:r w:rsidRPr="00AF1BCB">
        <w:t>Hiển thị bảng, khối hiện tại, khối tiếp theo, điểm.</w:t>
      </w:r>
    </w:p>
    <w:p w14:paraId="71B2047F" w14:textId="77777777" w:rsidR="00AF1BCB" w:rsidRDefault="00AF1BCB" w:rsidP="00AF1BCB">
      <w:pPr>
        <w:rPr>
          <w:lang w:val="vi-VN"/>
        </w:rPr>
      </w:pPr>
      <w:r w:rsidRPr="00AF1BCB">
        <w:t>Vẽ ô trống hoặc đầy dựa trên trạng thái Board.</w:t>
      </w:r>
    </w:p>
    <w:p w14:paraId="2DA7D1C3" w14:textId="281998BC" w:rsidR="000038EF" w:rsidRPr="00AF1BCB" w:rsidRDefault="000038EF" w:rsidP="00AF1BCB">
      <w:pPr>
        <w:rPr>
          <w:b/>
          <w:bCs/>
          <w:lang w:val="vi-VN"/>
        </w:rPr>
      </w:pPr>
      <w:r w:rsidRPr="000038EF">
        <w:rPr>
          <w:b/>
          <w:bCs/>
          <w:lang w:val="vi-VN"/>
        </w:rPr>
        <w:t xml:space="preserve">- Mã giả: </w:t>
      </w:r>
    </w:p>
    <w:p w14:paraId="34F3AE37"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GamePanel</w:t>
      </w:r>
      <w:r w:rsidRPr="00AF1BCB">
        <w:rPr>
          <w:rFonts w:ascii="Consolas" w:eastAsia="Times New Roman" w:hAnsi="Consolas" w:cs="Times New Roman"/>
          <w:color w:val="CCCCCC"/>
          <w:kern w:val="0"/>
          <w:sz w:val="21"/>
          <w:szCs w:val="21"/>
          <w14:ligatures w14:val="none"/>
        </w:rPr>
        <w:t>:</w:t>
      </w:r>
    </w:p>
    <w:p w14:paraId="036F4FC6"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paint</w:t>
      </w:r>
      <w:r w:rsidRPr="00AF1BCB">
        <w:rPr>
          <w:rFonts w:ascii="Consolas" w:eastAsia="Times New Roman" w:hAnsi="Consolas" w:cs="Times New Roman"/>
          <w:color w:val="CCCCCC"/>
          <w:kern w:val="0"/>
          <w:sz w:val="21"/>
          <w:szCs w:val="21"/>
          <w14:ligatures w14:val="none"/>
        </w:rPr>
        <w:t>(board, currentBlock, nextBlock, score):</w:t>
      </w:r>
    </w:p>
    <w:p w14:paraId="6053FF99"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draw grid from board</w:t>
      </w:r>
    </w:p>
    <w:p w14:paraId="118171EB"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draw currentBlock at current position</w:t>
      </w:r>
    </w:p>
    <w:p w14:paraId="2DFBF5FA"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draw nextBlock in preview area</w:t>
      </w:r>
    </w:p>
    <w:p w14:paraId="0A38A818" w14:textId="046FC2F8"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draw current score</w:t>
      </w:r>
    </w:p>
    <w:p w14:paraId="5293BBD2" w14:textId="29BEE6D4" w:rsidR="00D421FE" w:rsidRDefault="00EC1572" w:rsidP="00CA7438">
      <w:pPr>
        <w:pStyle w:val="Heading30"/>
      </w:pPr>
      <w:bookmarkStart w:id="31" w:name="_Toc213910013"/>
      <w:r>
        <w:rPr>
          <w:lang w:val="en-US"/>
        </w:rPr>
        <w:t>3</w:t>
      </w:r>
      <w:r>
        <w:t>.</w:t>
      </w:r>
      <w:r w:rsidR="00D421FE" w:rsidRPr="00D421FE">
        <w:rPr>
          <w:lang w:val="en-US"/>
        </w:rPr>
        <w:t>2.2. MenuPanel.java</w:t>
      </w:r>
      <w:bookmarkEnd w:id="31"/>
      <w:r w:rsidR="00D421FE" w:rsidRPr="00D421FE">
        <w:rPr>
          <w:lang w:val="en-US"/>
        </w:rPr>
        <w:t xml:space="preserve"> </w:t>
      </w:r>
    </w:p>
    <w:p w14:paraId="28E47E28" w14:textId="0F68625A" w:rsidR="00AF1BCB" w:rsidRPr="00AF1BCB" w:rsidRDefault="000038EF" w:rsidP="00AF1BCB">
      <w:pPr>
        <w:rPr>
          <w:b/>
          <w:bCs/>
        </w:rPr>
      </w:pPr>
      <w:r>
        <w:rPr>
          <w:b/>
          <w:bCs/>
          <w:lang w:val="vi-VN"/>
        </w:rPr>
        <w:t xml:space="preserve">- </w:t>
      </w:r>
      <w:r w:rsidR="00AF1BCB" w:rsidRPr="00AF1BCB">
        <w:rPr>
          <w:b/>
          <w:bCs/>
        </w:rPr>
        <w:t>Chức năng chi tiết:</w:t>
      </w:r>
    </w:p>
    <w:p w14:paraId="60C89873" w14:textId="77777777" w:rsidR="00AF1BCB" w:rsidRPr="00AF1BCB" w:rsidRDefault="00AF1BCB" w:rsidP="00AF1BCB">
      <w:r w:rsidRPr="00AF1BCB">
        <w:t>Hiển thị menu chính: Start Game, High Scores, Exit.</w:t>
      </w:r>
    </w:p>
    <w:p w14:paraId="0A8D5E67" w14:textId="77777777" w:rsidR="00AF1BCB" w:rsidRDefault="00AF1BCB" w:rsidP="00AF1BCB">
      <w:pPr>
        <w:rPr>
          <w:lang w:val="vi-VN"/>
        </w:rPr>
      </w:pPr>
      <w:r w:rsidRPr="00AF1BCB">
        <w:t>Xử lý input người dùng để điều hướng menu.</w:t>
      </w:r>
    </w:p>
    <w:p w14:paraId="57B3B59D" w14:textId="77777777" w:rsidR="00EC1572" w:rsidRDefault="00EC1572" w:rsidP="00AF1BCB">
      <w:pPr>
        <w:rPr>
          <w:b/>
          <w:bCs/>
          <w:lang w:val="vi-VN"/>
        </w:rPr>
      </w:pPr>
    </w:p>
    <w:p w14:paraId="75BAADDE" w14:textId="77777777" w:rsidR="00EC1572" w:rsidRDefault="00EC1572" w:rsidP="00AF1BCB">
      <w:pPr>
        <w:rPr>
          <w:b/>
          <w:bCs/>
          <w:lang w:val="vi-VN"/>
        </w:rPr>
      </w:pPr>
    </w:p>
    <w:p w14:paraId="578FA902" w14:textId="244B3EF3" w:rsidR="000038EF" w:rsidRPr="00AF1BCB" w:rsidRDefault="000038EF" w:rsidP="00AF1BCB">
      <w:pPr>
        <w:rPr>
          <w:b/>
          <w:bCs/>
          <w:lang w:val="vi-VN"/>
        </w:rPr>
      </w:pPr>
      <w:r w:rsidRPr="000038EF">
        <w:rPr>
          <w:b/>
          <w:bCs/>
          <w:lang w:val="vi-VN"/>
        </w:rPr>
        <w:lastRenderedPageBreak/>
        <w:t>- Mã giả:</w:t>
      </w:r>
    </w:p>
    <w:p w14:paraId="1B1082AF"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MenuPanel</w:t>
      </w:r>
      <w:r w:rsidRPr="00AF1BCB">
        <w:rPr>
          <w:rFonts w:ascii="Consolas" w:eastAsia="Times New Roman" w:hAnsi="Consolas" w:cs="Times New Roman"/>
          <w:color w:val="CCCCCC"/>
          <w:kern w:val="0"/>
          <w:sz w:val="21"/>
          <w:szCs w:val="21"/>
          <w14:ligatures w14:val="none"/>
        </w:rPr>
        <w:t>:</w:t>
      </w:r>
    </w:p>
    <w:p w14:paraId="63723642"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displayMenu</w:t>
      </w:r>
      <w:r w:rsidRPr="00AF1BCB">
        <w:rPr>
          <w:rFonts w:ascii="Consolas" w:eastAsia="Times New Roman" w:hAnsi="Consolas" w:cs="Times New Roman"/>
          <w:color w:val="CCCCCC"/>
          <w:kern w:val="0"/>
          <w:sz w:val="21"/>
          <w:szCs w:val="21"/>
          <w14:ligatures w14:val="none"/>
        </w:rPr>
        <w:t>():</w:t>
      </w:r>
    </w:p>
    <w:p w14:paraId="2F987525"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show options: ["Start Game", "High Scores", "Exit"]</w:t>
      </w:r>
    </w:p>
    <w:p w14:paraId="4F1CAB62" w14:textId="3BE32C16" w:rsidR="000038EF" w:rsidRPr="00EC1572" w:rsidRDefault="00AF1BCB" w:rsidP="00EC1572">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AF1BCB">
        <w:rPr>
          <w:rFonts w:ascii="Consolas" w:eastAsia="Times New Roman" w:hAnsi="Consolas" w:cs="Times New Roman"/>
          <w:color w:val="CCCCCC"/>
          <w:kern w:val="0"/>
          <w:sz w:val="21"/>
          <w:szCs w:val="21"/>
          <w14:ligatures w14:val="none"/>
        </w:rPr>
        <w:t>        handle user selection</w:t>
      </w:r>
    </w:p>
    <w:p w14:paraId="7D35E032" w14:textId="3F8B02F0" w:rsidR="00D421FE" w:rsidRDefault="00EC1572" w:rsidP="00CA7438">
      <w:pPr>
        <w:pStyle w:val="Heading30"/>
      </w:pPr>
      <w:bookmarkStart w:id="32" w:name="_Toc213910014"/>
      <w:r>
        <w:rPr>
          <w:lang w:val="en-US"/>
        </w:rPr>
        <w:t>3</w:t>
      </w:r>
      <w:r>
        <w:t>.</w:t>
      </w:r>
      <w:r w:rsidRPr="00D421FE">
        <w:rPr>
          <w:lang w:val="en-US"/>
        </w:rPr>
        <w:t>3. Main</w:t>
      </w:r>
      <w:bookmarkEnd w:id="32"/>
      <w:r w:rsidR="00D421FE" w:rsidRPr="00D421FE">
        <w:rPr>
          <w:lang w:val="en-US"/>
        </w:rPr>
        <w:t xml:space="preserve"> </w:t>
      </w:r>
    </w:p>
    <w:p w14:paraId="5863C9A8" w14:textId="20DD0AF0" w:rsidR="00AF1BCB" w:rsidRPr="00AF1BCB" w:rsidRDefault="000038EF" w:rsidP="00AF1BCB">
      <w:pPr>
        <w:rPr>
          <w:b/>
          <w:bCs/>
        </w:rPr>
      </w:pPr>
      <w:r>
        <w:rPr>
          <w:b/>
          <w:bCs/>
          <w:lang w:val="vi-VN"/>
        </w:rPr>
        <w:t xml:space="preserve">- </w:t>
      </w:r>
      <w:r w:rsidR="00AF1BCB" w:rsidRPr="00AF1BCB">
        <w:rPr>
          <w:b/>
          <w:bCs/>
        </w:rPr>
        <w:t>Chức năng chi tiết:</w:t>
      </w:r>
    </w:p>
    <w:p w14:paraId="073C21AE" w14:textId="77777777" w:rsidR="00AF1BCB" w:rsidRPr="00AF1BCB" w:rsidRDefault="00AF1BCB" w:rsidP="00AF1BCB">
      <w:r w:rsidRPr="00AF1BCB">
        <w:t>Điểm khởi chạy của ứng dụng.</w:t>
      </w:r>
    </w:p>
    <w:p w14:paraId="28E4B60D" w14:textId="77777777" w:rsidR="00AF1BCB" w:rsidRDefault="00AF1BCB" w:rsidP="00AF1BCB">
      <w:pPr>
        <w:rPr>
          <w:lang w:val="vi-VN"/>
        </w:rPr>
      </w:pPr>
      <w:r w:rsidRPr="00AF1BCB">
        <w:t>Khởi tạo menu và bắt đầu game khi chọn.</w:t>
      </w:r>
    </w:p>
    <w:p w14:paraId="3B03C488" w14:textId="2DA2C358" w:rsidR="000038EF" w:rsidRPr="00AF1BCB" w:rsidRDefault="000038EF" w:rsidP="00AF1BCB">
      <w:pPr>
        <w:rPr>
          <w:b/>
          <w:bCs/>
          <w:lang w:val="vi-VN"/>
        </w:rPr>
      </w:pPr>
      <w:r w:rsidRPr="000038EF">
        <w:rPr>
          <w:b/>
          <w:bCs/>
          <w:lang w:val="vi-VN"/>
        </w:rPr>
        <w:t>- Mã giả:</w:t>
      </w:r>
    </w:p>
    <w:p w14:paraId="5F0806C8"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569CD6"/>
          <w:kern w:val="0"/>
          <w:sz w:val="21"/>
          <w:szCs w:val="21"/>
          <w14:ligatures w14:val="none"/>
        </w:rPr>
        <w:t>class</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TetrisApp</w:t>
      </w:r>
      <w:r w:rsidRPr="00AF1BCB">
        <w:rPr>
          <w:rFonts w:ascii="Consolas" w:eastAsia="Times New Roman" w:hAnsi="Consolas" w:cs="Times New Roman"/>
          <w:color w:val="CCCCCC"/>
          <w:kern w:val="0"/>
          <w:sz w:val="21"/>
          <w:szCs w:val="21"/>
          <w14:ligatures w14:val="none"/>
        </w:rPr>
        <w:t>:</w:t>
      </w:r>
    </w:p>
    <w:p w14:paraId="51F90FDB"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4EC9B0"/>
          <w:kern w:val="0"/>
          <w:sz w:val="21"/>
          <w:szCs w:val="21"/>
          <w14:ligatures w14:val="none"/>
        </w:rPr>
        <w:t>method</w:t>
      </w:r>
      <w:r w:rsidRPr="00AF1BCB">
        <w:rPr>
          <w:rFonts w:ascii="Consolas" w:eastAsia="Times New Roman" w:hAnsi="Consolas" w:cs="Times New Roman"/>
          <w:color w:val="CCCCCC"/>
          <w:kern w:val="0"/>
          <w:sz w:val="21"/>
          <w:szCs w:val="21"/>
          <w14:ligatures w14:val="none"/>
        </w:rPr>
        <w:t xml:space="preserve"> </w:t>
      </w:r>
      <w:r w:rsidRPr="00AF1BCB">
        <w:rPr>
          <w:rFonts w:ascii="Consolas" w:eastAsia="Times New Roman" w:hAnsi="Consolas" w:cs="Times New Roman"/>
          <w:color w:val="DCDCAA"/>
          <w:kern w:val="0"/>
          <w:sz w:val="21"/>
          <w:szCs w:val="21"/>
          <w14:ligatures w14:val="none"/>
        </w:rPr>
        <w:t>main</w:t>
      </w:r>
      <w:r w:rsidRPr="00AF1BCB">
        <w:rPr>
          <w:rFonts w:ascii="Consolas" w:eastAsia="Times New Roman" w:hAnsi="Consolas" w:cs="Times New Roman"/>
          <w:color w:val="CCCCCC"/>
          <w:kern w:val="0"/>
          <w:sz w:val="21"/>
          <w:szCs w:val="21"/>
          <w14:ligatures w14:val="none"/>
        </w:rPr>
        <w:t>():</w:t>
      </w:r>
    </w:p>
    <w:p w14:paraId="5AE21F4C"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menu = new MenuPanel()</w:t>
      </w:r>
    </w:p>
    <w:p w14:paraId="2FD77F2D" w14:textId="77777777" w:rsidR="00AF1BCB" w:rsidRPr="00AF1BCB" w:rsidRDefault="00AF1BCB" w:rsidP="00AF1BCB">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AF1BCB">
        <w:rPr>
          <w:rFonts w:ascii="Consolas" w:eastAsia="Times New Roman" w:hAnsi="Consolas" w:cs="Times New Roman"/>
          <w:color w:val="CCCCCC"/>
          <w:kern w:val="0"/>
          <w:sz w:val="21"/>
          <w:szCs w:val="21"/>
          <w14:ligatures w14:val="none"/>
        </w:rPr>
        <w:t>        menu.displayMenu()</w:t>
      </w:r>
    </w:p>
    <w:p w14:paraId="5E8A0A80" w14:textId="6CA6803E" w:rsidR="000038EF" w:rsidRDefault="00A231DB" w:rsidP="00A231DB">
      <w:pPr>
        <w:pStyle w:val="Table"/>
      </w:pPr>
      <w:bookmarkStart w:id="33" w:name="_Toc213910153"/>
      <w:r>
        <w:t>Bảng 3.1. Bảng tóm tắt lớp</w:t>
      </w:r>
      <w:bookmarkEnd w:id="33"/>
    </w:p>
    <w:tbl>
      <w:tblPr>
        <w:tblStyle w:val="TableGrid"/>
        <w:tblW w:w="9429" w:type="dxa"/>
        <w:tblLook w:val="04A0" w:firstRow="1" w:lastRow="0" w:firstColumn="1" w:lastColumn="0" w:noHBand="0" w:noVBand="1"/>
      </w:tblPr>
      <w:tblGrid>
        <w:gridCol w:w="2416"/>
        <w:gridCol w:w="1916"/>
        <w:gridCol w:w="2585"/>
        <w:gridCol w:w="2512"/>
      </w:tblGrid>
      <w:tr w:rsidR="000038EF" w14:paraId="0ADC1BF2" w14:textId="77777777" w:rsidTr="00EC1572">
        <w:tc>
          <w:tcPr>
            <w:tcW w:w="2416" w:type="dxa"/>
            <w:shd w:val="clear" w:color="auto" w:fill="A5C9EB" w:themeFill="text2" w:themeFillTint="40"/>
            <w:vAlign w:val="center"/>
          </w:tcPr>
          <w:p w14:paraId="4C3A1F90" w14:textId="0FD3C636" w:rsidR="000038EF" w:rsidRPr="000038EF" w:rsidRDefault="000038EF" w:rsidP="00A231DB">
            <w:pPr>
              <w:jc w:val="center"/>
              <w:rPr>
                <w:b/>
                <w:bCs/>
              </w:rPr>
            </w:pPr>
            <w:r w:rsidRPr="000038EF">
              <w:rPr>
                <w:b/>
                <w:bCs/>
              </w:rPr>
              <w:t>Lớp</w:t>
            </w:r>
          </w:p>
        </w:tc>
        <w:tc>
          <w:tcPr>
            <w:tcW w:w="1916" w:type="dxa"/>
            <w:shd w:val="clear" w:color="auto" w:fill="A5C9EB" w:themeFill="text2" w:themeFillTint="40"/>
            <w:vAlign w:val="center"/>
          </w:tcPr>
          <w:p w14:paraId="6CD9B220" w14:textId="12E6752E" w:rsidR="000038EF" w:rsidRPr="000038EF" w:rsidRDefault="000038EF" w:rsidP="00A231DB">
            <w:pPr>
              <w:jc w:val="center"/>
              <w:rPr>
                <w:b/>
                <w:bCs/>
                <w:lang w:val="vi-VN"/>
              </w:rPr>
            </w:pPr>
            <w:r w:rsidRPr="000038EF">
              <w:rPr>
                <w:b/>
                <w:bCs/>
              </w:rPr>
              <w:t>Chức</w:t>
            </w:r>
            <w:r w:rsidRPr="000038EF">
              <w:rPr>
                <w:b/>
                <w:bCs/>
                <w:lang w:val="vi-VN"/>
              </w:rPr>
              <w:t xml:space="preserve"> năng chính</w:t>
            </w:r>
          </w:p>
        </w:tc>
        <w:tc>
          <w:tcPr>
            <w:tcW w:w="2585" w:type="dxa"/>
            <w:shd w:val="clear" w:color="auto" w:fill="A5C9EB" w:themeFill="text2" w:themeFillTint="40"/>
            <w:vAlign w:val="center"/>
          </w:tcPr>
          <w:p w14:paraId="76935528" w14:textId="01F7E3E8" w:rsidR="000038EF" w:rsidRPr="000038EF" w:rsidRDefault="000038EF" w:rsidP="00A231DB">
            <w:pPr>
              <w:jc w:val="center"/>
              <w:rPr>
                <w:b/>
                <w:bCs/>
                <w:lang w:val="vi-VN"/>
              </w:rPr>
            </w:pPr>
            <w:r w:rsidRPr="000038EF">
              <w:rPr>
                <w:b/>
                <w:bCs/>
              </w:rPr>
              <w:t>Thuộc</w:t>
            </w:r>
            <w:r w:rsidRPr="000038EF">
              <w:rPr>
                <w:b/>
                <w:bCs/>
                <w:lang w:val="vi-VN"/>
              </w:rPr>
              <w:t xml:space="preserve"> tính</w:t>
            </w:r>
          </w:p>
        </w:tc>
        <w:tc>
          <w:tcPr>
            <w:tcW w:w="2512" w:type="dxa"/>
            <w:shd w:val="clear" w:color="auto" w:fill="A5C9EB" w:themeFill="text2" w:themeFillTint="40"/>
            <w:vAlign w:val="center"/>
          </w:tcPr>
          <w:p w14:paraId="0D36D027" w14:textId="03C534BB" w:rsidR="000038EF" w:rsidRPr="000038EF" w:rsidRDefault="000038EF" w:rsidP="00A231DB">
            <w:pPr>
              <w:jc w:val="center"/>
              <w:rPr>
                <w:b/>
                <w:bCs/>
                <w:lang w:val="vi-VN"/>
              </w:rPr>
            </w:pPr>
            <w:r w:rsidRPr="000038EF">
              <w:rPr>
                <w:b/>
                <w:bCs/>
              </w:rPr>
              <w:t>Phương</w:t>
            </w:r>
            <w:r w:rsidRPr="000038EF">
              <w:rPr>
                <w:b/>
                <w:bCs/>
                <w:lang w:val="vi-VN"/>
              </w:rPr>
              <w:t xml:space="preserve"> thức</w:t>
            </w:r>
          </w:p>
        </w:tc>
      </w:tr>
      <w:tr w:rsidR="000038EF" w14:paraId="33DA779F" w14:textId="77777777" w:rsidTr="00EC1572">
        <w:tc>
          <w:tcPr>
            <w:tcW w:w="2416" w:type="dxa"/>
            <w:shd w:val="clear" w:color="auto" w:fill="D1D1D1" w:themeFill="background2" w:themeFillShade="E6"/>
            <w:vAlign w:val="center"/>
          </w:tcPr>
          <w:p w14:paraId="2674B63F" w14:textId="43A38BD8" w:rsidR="000038EF" w:rsidRDefault="000038EF" w:rsidP="00A231DB">
            <w:pPr>
              <w:jc w:val="center"/>
            </w:pPr>
            <w:r w:rsidRPr="000038EF">
              <w:t>BlockFactory</w:t>
            </w:r>
          </w:p>
        </w:tc>
        <w:tc>
          <w:tcPr>
            <w:tcW w:w="1916" w:type="dxa"/>
            <w:vAlign w:val="center"/>
          </w:tcPr>
          <w:p w14:paraId="668062F4" w14:textId="4874F347" w:rsidR="000038EF" w:rsidRDefault="00A231DB" w:rsidP="00A231DB">
            <w:pPr>
              <w:jc w:val="center"/>
            </w:pPr>
            <w:r w:rsidRPr="00A231DB">
              <w:t>Tạo các khối Tetris theo loại hoặc ngẫu nhiên</w:t>
            </w:r>
          </w:p>
        </w:tc>
        <w:tc>
          <w:tcPr>
            <w:tcW w:w="2585" w:type="dxa"/>
            <w:vAlign w:val="center"/>
          </w:tcPr>
          <w:p w14:paraId="66612333" w14:textId="77777777" w:rsidR="000038EF" w:rsidRDefault="000038EF" w:rsidP="00A231DB">
            <w:pPr>
              <w:jc w:val="center"/>
            </w:pPr>
          </w:p>
        </w:tc>
        <w:tc>
          <w:tcPr>
            <w:tcW w:w="2512" w:type="dxa"/>
            <w:vAlign w:val="center"/>
          </w:tcPr>
          <w:p w14:paraId="136A44A3" w14:textId="77777777" w:rsidR="000038EF" w:rsidRDefault="000038EF" w:rsidP="00A231DB">
            <w:pPr>
              <w:jc w:val="center"/>
            </w:pPr>
          </w:p>
          <w:p w14:paraId="37903F55" w14:textId="70594604" w:rsidR="00A231DB" w:rsidRPr="00A231DB" w:rsidRDefault="00A231DB" w:rsidP="00A231DB">
            <w:pPr>
              <w:jc w:val="center"/>
            </w:pPr>
            <w:r w:rsidRPr="00A231DB">
              <w:t>createBlock(type), createRandomBlock()</w:t>
            </w:r>
          </w:p>
        </w:tc>
      </w:tr>
      <w:tr w:rsidR="000038EF" w14:paraId="57E272F8" w14:textId="77777777" w:rsidTr="00EC1572">
        <w:tc>
          <w:tcPr>
            <w:tcW w:w="2416" w:type="dxa"/>
            <w:shd w:val="clear" w:color="auto" w:fill="D1D1D1" w:themeFill="background2" w:themeFillShade="E6"/>
            <w:vAlign w:val="center"/>
          </w:tcPr>
          <w:p w14:paraId="5F2BDD23" w14:textId="418F5018" w:rsidR="000038EF" w:rsidRDefault="000038EF" w:rsidP="00A231DB">
            <w:pPr>
              <w:jc w:val="center"/>
            </w:pPr>
            <w:r w:rsidRPr="000038EF">
              <w:t>DefaultBlockFactory</w:t>
            </w:r>
          </w:p>
        </w:tc>
        <w:tc>
          <w:tcPr>
            <w:tcW w:w="1916" w:type="dxa"/>
            <w:vAlign w:val="center"/>
          </w:tcPr>
          <w:p w14:paraId="30CF6168" w14:textId="16C13136" w:rsidR="000038EF" w:rsidRPr="00EC1572" w:rsidRDefault="00A231DB" w:rsidP="00EC1572">
            <w:pPr>
              <w:jc w:val="center"/>
              <w:rPr>
                <w:lang w:val="vi-VN"/>
              </w:rPr>
            </w:pPr>
            <w:r w:rsidRPr="00A231DB">
              <w:t>Kế thừa BlockFactory, tạo khối ngẫu nhiên chuẩn</w:t>
            </w:r>
          </w:p>
        </w:tc>
        <w:tc>
          <w:tcPr>
            <w:tcW w:w="2585" w:type="dxa"/>
            <w:vAlign w:val="center"/>
          </w:tcPr>
          <w:p w14:paraId="1ED89685" w14:textId="77777777" w:rsidR="000038EF" w:rsidRDefault="000038EF" w:rsidP="00A231DB">
            <w:pPr>
              <w:jc w:val="center"/>
            </w:pPr>
          </w:p>
        </w:tc>
        <w:tc>
          <w:tcPr>
            <w:tcW w:w="2512" w:type="dxa"/>
            <w:vAlign w:val="center"/>
          </w:tcPr>
          <w:p w14:paraId="2102AE6F" w14:textId="77777777" w:rsidR="000038EF" w:rsidRDefault="000038EF" w:rsidP="00A231DB">
            <w:pPr>
              <w:jc w:val="center"/>
            </w:pPr>
          </w:p>
          <w:p w14:paraId="0B0CDA97" w14:textId="77777777" w:rsidR="00A231DB" w:rsidRDefault="00A231DB" w:rsidP="00A231DB">
            <w:pPr>
              <w:jc w:val="center"/>
            </w:pPr>
          </w:p>
          <w:p w14:paraId="76132795" w14:textId="28DA8E48" w:rsidR="00A231DB" w:rsidRPr="00A231DB" w:rsidRDefault="00A231DB" w:rsidP="00A231DB">
            <w:pPr>
              <w:jc w:val="center"/>
            </w:pPr>
            <w:r w:rsidRPr="00A231DB">
              <w:t>createRandomBlock()</w:t>
            </w:r>
          </w:p>
        </w:tc>
      </w:tr>
      <w:tr w:rsidR="000038EF" w14:paraId="13ACD1E0" w14:textId="77777777" w:rsidTr="00EC1572">
        <w:tc>
          <w:tcPr>
            <w:tcW w:w="2416" w:type="dxa"/>
            <w:shd w:val="clear" w:color="auto" w:fill="D1D1D1" w:themeFill="background2" w:themeFillShade="E6"/>
            <w:vAlign w:val="center"/>
          </w:tcPr>
          <w:p w14:paraId="2561670B" w14:textId="3545D045" w:rsidR="000038EF" w:rsidRDefault="000038EF" w:rsidP="00A231DB">
            <w:pPr>
              <w:jc w:val="center"/>
            </w:pPr>
            <w:r>
              <w:t>Board</w:t>
            </w:r>
          </w:p>
        </w:tc>
        <w:tc>
          <w:tcPr>
            <w:tcW w:w="1916" w:type="dxa"/>
            <w:vAlign w:val="center"/>
          </w:tcPr>
          <w:p w14:paraId="24BAC765" w14:textId="2F44AFBE" w:rsidR="000038EF" w:rsidRDefault="00A231DB" w:rsidP="00A231DB">
            <w:pPr>
              <w:jc w:val="center"/>
            </w:pPr>
            <w:r w:rsidRPr="00A231DB">
              <w:t>Quản lý bảng, kiểm tra va chạm, đặt khối, xóa hàng đầy</w:t>
            </w:r>
          </w:p>
        </w:tc>
        <w:tc>
          <w:tcPr>
            <w:tcW w:w="2585" w:type="dxa"/>
            <w:vAlign w:val="center"/>
          </w:tcPr>
          <w:p w14:paraId="28A006E3" w14:textId="707FA809" w:rsidR="00A231DB" w:rsidRDefault="00A231DB" w:rsidP="00A231DB">
            <w:pPr>
              <w:jc w:val="center"/>
              <w:rPr>
                <w:lang w:val="vi-VN"/>
              </w:rPr>
            </w:pPr>
            <w:r w:rsidRPr="00A231DB">
              <w:t>Grid</w:t>
            </w:r>
          </w:p>
          <w:p w14:paraId="2C804296" w14:textId="5BE62ED8" w:rsidR="000038EF" w:rsidRDefault="00A231DB" w:rsidP="00A231DB">
            <w:pPr>
              <w:jc w:val="center"/>
            </w:pPr>
            <w:r w:rsidRPr="00A231DB">
              <w:t>[ROWS][COLUMNS]</w:t>
            </w:r>
          </w:p>
        </w:tc>
        <w:tc>
          <w:tcPr>
            <w:tcW w:w="2512" w:type="dxa"/>
            <w:vAlign w:val="center"/>
          </w:tcPr>
          <w:p w14:paraId="079EE3DA" w14:textId="77777777" w:rsidR="00EC1572" w:rsidRDefault="00A231DB" w:rsidP="00A231DB">
            <w:pPr>
              <w:jc w:val="center"/>
              <w:rPr>
                <w:lang w:val="vi-VN"/>
              </w:rPr>
            </w:pPr>
            <w:r w:rsidRPr="00A231DB">
              <w:t>isValidPosition</w:t>
            </w:r>
            <w:del w:id="34" w:author="Tu Ngoc" w:date="2025-11-12T22:56:00Z" w16du:dateUtc="2025-11-12T15:56:00Z">
              <w:r w:rsidDel="001A6BD8">
                <w:rPr>
                  <w:lang w:val="vi-VN"/>
                </w:rPr>
                <w:br/>
              </w:r>
            </w:del>
            <w:r w:rsidRPr="00A231DB">
              <w:t>(block, pos), placeBlock</w:t>
            </w:r>
            <w:r w:rsidR="00EC1572">
              <w:rPr>
                <w:lang w:val="vi-VN"/>
              </w:rPr>
              <w:t xml:space="preserve"> </w:t>
            </w:r>
            <w:r w:rsidRPr="00A231DB">
              <w:t xml:space="preserve">(block, pos), </w:t>
            </w:r>
          </w:p>
          <w:p w14:paraId="4F87469D" w14:textId="3F0D9877" w:rsidR="00A231DB" w:rsidRPr="00A231DB" w:rsidRDefault="00A231DB" w:rsidP="00A231DB">
            <w:pPr>
              <w:jc w:val="center"/>
              <w:rPr>
                <w:lang w:val="vi-VN"/>
              </w:rPr>
            </w:pPr>
            <w:r w:rsidRPr="00A231DB">
              <w:lastRenderedPageBreak/>
              <w:t>clearFullRows()</w:t>
            </w:r>
          </w:p>
        </w:tc>
      </w:tr>
      <w:tr w:rsidR="000038EF" w:rsidRPr="008F7D07" w14:paraId="487E6EA3" w14:textId="77777777" w:rsidTr="00EC1572">
        <w:tc>
          <w:tcPr>
            <w:tcW w:w="2416" w:type="dxa"/>
            <w:shd w:val="clear" w:color="auto" w:fill="D1D1D1" w:themeFill="background2" w:themeFillShade="E6"/>
            <w:vAlign w:val="center"/>
          </w:tcPr>
          <w:p w14:paraId="67FC33DF" w14:textId="162AF9C6" w:rsidR="000038EF" w:rsidRDefault="000038EF" w:rsidP="00A231DB">
            <w:pPr>
              <w:jc w:val="center"/>
            </w:pPr>
            <w:r>
              <w:lastRenderedPageBreak/>
              <w:t>Cell</w:t>
            </w:r>
          </w:p>
        </w:tc>
        <w:tc>
          <w:tcPr>
            <w:tcW w:w="1916" w:type="dxa"/>
            <w:vAlign w:val="center"/>
          </w:tcPr>
          <w:p w14:paraId="515EE660" w14:textId="51948339" w:rsidR="000038EF" w:rsidRDefault="00A231DB" w:rsidP="00A231DB">
            <w:pPr>
              <w:jc w:val="center"/>
            </w:pPr>
            <w:r w:rsidRPr="00A231DB">
              <w:t>Đại diện một ô trên bảng (trống/đầy)</w:t>
            </w:r>
          </w:p>
        </w:tc>
        <w:tc>
          <w:tcPr>
            <w:tcW w:w="2585" w:type="dxa"/>
            <w:vAlign w:val="center"/>
          </w:tcPr>
          <w:p w14:paraId="40B8CE16" w14:textId="4E7573D6" w:rsidR="000038EF" w:rsidRDefault="00A231DB" w:rsidP="00A231DB">
            <w:pPr>
              <w:jc w:val="center"/>
            </w:pPr>
            <w:r>
              <w:t>isEmpty</w:t>
            </w:r>
          </w:p>
        </w:tc>
        <w:tc>
          <w:tcPr>
            <w:tcW w:w="2512" w:type="dxa"/>
            <w:vAlign w:val="center"/>
          </w:tcPr>
          <w:p w14:paraId="58367220" w14:textId="77777777" w:rsidR="000038EF" w:rsidRDefault="000038EF" w:rsidP="00A231DB">
            <w:pPr>
              <w:jc w:val="center"/>
            </w:pPr>
          </w:p>
          <w:p w14:paraId="0CC6FA56" w14:textId="1AB6FC1F" w:rsidR="00A231DB" w:rsidRPr="00A231DB" w:rsidRDefault="00A231DB" w:rsidP="00A231DB">
            <w:pPr>
              <w:jc w:val="center"/>
            </w:pPr>
            <w:r w:rsidRPr="00A231DB">
              <w:t>fill(), clear()</w:t>
            </w:r>
          </w:p>
        </w:tc>
      </w:tr>
      <w:tr w:rsidR="000038EF" w14:paraId="0BE8AD1C" w14:textId="77777777" w:rsidTr="00EC1572">
        <w:tc>
          <w:tcPr>
            <w:tcW w:w="2416" w:type="dxa"/>
            <w:shd w:val="clear" w:color="auto" w:fill="D1D1D1" w:themeFill="background2" w:themeFillShade="E6"/>
            <w:vAlign w:val="center"/>
          </w:tcPr>
          <w:p w14:paraId="3567424D" w14:textId="48415E18" w:rsidR="000038EF" w:rsidRDefault="000038EF" w:rsidP="00A231DB">
            <w:pPr>
              <w:jc w:val="center"/>
            </w:pPr>
            <w:r>
              <w:t>Config</w:t>
            </w:r>
          </w:p>
        </w:tc>
        <w:tc>
          <w:tcPr>
            <w:tcW w:w="1916" w:type="dxa"/>
            <w:vAlign w:val="center"/>
          </w:tcPr>
          <w:p w14:paraId="55674AB4" w14:textId="62570513" w:rsidR="000038EF" w:rsidRDefault="00A231DB" w:rsidP="00A231DB">
            <w:pPr>
              <w:jc w:val="center"/>
            </w:pPr>
            <w:r w:rsidRPr="00A231DB">
              <w:t>Lưu cấu hình game</w:t>
            </w:r>
          </w:p>
        </w:tc>
        <w:tc>
          <w:tcPr>
            <w:tcW w:w="2585" w:type="dxa"/>
            <w:vAlign w:val="center"/>
          </w:tcPr>
          <w:p w14:paraId="76A9C736" w14:textId="5621BEF7" w:rsidR="000038EF" w:rsidRDefault="00A231DB" w:rsidP="00A231DB">
            <w:pPr>
              <w:jc w:val="center"/>
            </w:pPr>
            <w:r w:rsidRPr="00A231DB">
              <w:t>ROWS, COLUMNS, INITIAL_SPEED, SCORE_TABLE</w:t>
            </w:r>
          </w:p>
        </w:tc>
        <w:tc>
          <w:tcPr>
            <w:tcW w:w="2512" w:type="dxa"/>
            <w:vAlign w:val="center"/>
          </w:tcPr>
          <w:p w14:paraId="6A4C4B11" w14:textId="583C60B9" w:rsidR="00A231DB" w:rsidRPr="00A231DB" w:rsidRDefault="00A231DB" w:rsidP="00A231DB">
            <w:pPr>
              <w:jc w:val="center"/>
            </w:pPr>
          </w:p>
        </w:tc>
      </w:tr>
      <w:tr w:rsidR="000038EF" w14:paraId="630E4D7E" w14:textId="77777777" w:rsidTr="00EC1572">
        <w:tc>
          <w:tcPr>
            <w:tcW w:w="2416" w:type="dxa"/>
            <w:shd w:val="clear" w:color="auto" w:fill="D1D1D1" w:themeFill="background2" w:themeFillShade="E6"/>
            <w:vAlign w:val="center"/>
          </w:tcPr>
          <w:p w14:paraId="7845CE28" w14:textId="08709FB6" w:rsidR="000038EF" w:rsidRDefault="000038EF" w:rsidP="00A231DB">
            <w:pPr>
              <w:jc w:val="center"/>
            </w:pPr>
            <w:r>
              <w:t>GameControl</w:t>
            </w:r>
          </w:p>
        </w:tc>
        <w:tc>
          <w:tcPr>
            <w:tcW w:w="1916" w:type="dxa"/>
            <w:vAlign w:val="center"/>
          </w:tcPr>
          <w:p w14:paraId="2902BD35" w14:textId="4B80E4F0" w:rsidR="000038EF" w:rsidRDefault="00A231DB" w:rsidP="00A231DB">
            <w:pPr>
              <w:jc w:val="center"/>
            </w:pPr>
            <w:r w:rsidRPr="00A231DB">
              <w:t>Điều khiển logic game: di chuyển, xoay, rơi khối, xóa hàng, game over</w:t>
            </w:r>
          </w:p>
        </w:tc>
        <w:tc>
          <w:tcPr>
            <w:tcW w:w="2585" w:type="dxa"/>
            <w:vAlign w:val="center"/>
          </w:tcPr>
          <w:p w14:paraId="69216AA6" w14:textId="701C32E5" w:rsidR="00A231DB" w:rsidRPr="00A231DB" w:rsidRDefault="00A231DB" w:rsidP="008F7D07">
            <w:pPr>
              <w:jc w:val="center"/>
            </w:pPr>
            <w:r w:rsidRPr="00A231DB">
              <w:t>board, currentBlock, nextBlock, score, blockFactory</w:t>
            </w:r>
          </w:p>
        </w:tc>
        <w:tc>
          <w:tcPr>
            <w:tcW w:w="2512" w:type="dxa"/>
            <w:vAlign w:val="center"/>
          </w:tcPr>
          <w:p w14:paraId="42055EB0" w14:textId="135EAD59" w:rsidR="00A231DB" w:rsidRPr="00A231DB" w:rsidRDefault="00A231DB" w:rsidP="00A231DB">
            <w:pPr>
              <w:jc w:val="center"/>
              <w:rPr>
                <w:lang w:val="vi-VN"/>
              </w:rPr>
            </w:pPr>
            <w:r w:rsidRPr="00A231DB">
              <w:t xml:space="preserve">startGame(), gameTick(), moveLeft(), moveRight(), </w:t>
            </w:r>
            <w:r>
              <w:rPr>
                <w:lang w:val="vi-VN"/>
              </w:rPr>
              <w:br/>
            </w:r>
            <w:r w:rsidRPr="00A231DB">
              <w:t>rotate()</w:t>
            </w:r>
          </w:p>
        </w:tc>
      </w:tr>
      <w:tr w:rsidR="000038EF" w14:paraId="3ECAFF10" w14:textId="77777777" w:rsidTr="00EC1572">
        <w:tc>
          <w:tcPr>
            <w:tcW w:w="2416" w:type="dxa"/>
            <w:shd w:val="clear" w:color="auto" w:fill="D1D1D1" w:themeFill="background2" w:themeFillShade="E6"/>
            <w:vAlign w:val="center"/>
          </w:tcPr>
          <w:p w14:paraId="36BFC685" w14:textId="24293B4B" w:rsidR="000038EF" w:rsidRDefault="000038EF" w:rsidP="00A231DB">
            <w:pPr>
              <w:jc w:val="center"/>
            </w:pPr>
            <w:r>
              <w:t>HighScoreManager</w:t>
            </w:r>
          </w:p>
        </w:tc>
        <w:tc>
          <w:tcPr>
            <w:tcW w:w="1916" w:type="dxa"/>
            <w:vAlign w:val="center"/>
          </w:tcPr>
          <w:p w14:paraId="762FBDCC" w14:textId="3A822974" w:rsidR="000038EF" w:rsidRDefault="00A231DB" w:rsidP="00A231DB">
            <w:pPr>
              <w:jc w:val="center"/>
            </w:pPr>
            <w:r w:rsidRPr="00A231DB">
              <w:t>Quản lý điểm cao, đọc/ghi file, sắp xếp</w:t>
            </w:r>
          </w:p>
        </w:tc>
        <w:tc>
          <w:tcPr>
            <w:tcW w:w="2585" w:type="dxa"/>
            <w:vAlign w:val="center"/>
          </w:tcPr>
          <w:p w14:paraId="20912104" w14:textId="29BAF51E" w:rsidR="000038EF" w:rsidRDefault="00A231DB" w:rsidP="00A231DB">
            <w:pPr>
              <w:jc w:val="center"/>
            </w:pPr>
            <w:r w:rsidRPr="00A231DB">
              <w:t>highScoresList</w:t>
            </w:r>
          </w:p>
        </w:tc>
        <w:tc>
          <w:tcPr>
            <w:tcW w:w="2512" w:type="dxa"/>
            <w:vAlign w:val="center"/>
          </w:tcPr>
          <w:p w14:paraId="7AAC4B20" w14:textId="4758A896" w:rsidR="000038EF" w:rsidRDefault="00A231DB" w:rsidP="00A231DB">
            <w:pPr>
              <w:jc w:val="center"/>
            </w:pPr>
            <w:r w:rsidRPr="00A231DB">
              <w:t>loadScores(), saveScores(), addScore(name, score)</w:t>
            </w:r>
          </w:p>
        </w:tc>
      </w:tr>
      <w:tr w:rsidR="00A231DB" w14:paraId="71EB51B2" w14:textId="77777777" w:rsidTr="00EC1572">
        <w:tc>
          <w:tcPr>
            <w:tcW w:w="2416" w:type="dxa"/>
            <w:shd w:val="clear" w:color="auto" w:fill="D1D1D1" w:themeFill="background2" w:themeFillShade="E6"/>
            <w:vAlign w:val="center"/>
          </w:tcPr>
          <w:p w14:paraId="0CA7ED25" w14:textId="09301150" w:rsidR="00A231DB" w:rsidRDefault="00A231DB" w:rsidP="00A231DB">
            <w:pPr>
              <w:jc w:val="center"/>
            </w:pPr>
            <w:r>
              <w:t>Position</w:t>
            </w:r>
          </w:p>
        </w:tc>
        <w:tc>
          <w:tcPr>
            <w:tcW w:w="1916" w:type="dxa"/>
            <w:vAlign w:val="center"/>
          </w:tcPr>
          <w:p w14:paraId="2141603D" w14:textId="5FEBC969" w:rsidR="00A231DB" w:rsidRDefault="00A231DB" w:rsidP="00A231DB">
            <w:pPr>
              <w:jc w:val="center"/>
            </w:pPr>
            <w:r w:rsidRPr="00A231DB">
              <w:t>Đại diện vị trí khối trên bảng</w:t>
            </w:r>
          </w:p>
        </w:tc>
        <w:tc>
          <w:tcPr>
            <w:tcW w:w="2585" w:type="dxa"/>
            <w:vAlign w:val="center"/>
          </w:tcPr>
          <w:p w14:paraId="6415B5B0" w14:textId="20F44224" w:rsidR="00A231DB" w:rsidRDefault="00A231DB" w:rsidP="00A231DB">
            <w:pPr>
              <w:jc w:val="center"/>
            </w:pPr>
            <w:r w:rsidRPr="00A231DB">
              <w:t>row, column</w:t>
            </w:r>
          </w:p>
        </w:tc>
        <w:tc>
          <w:tcPr>
            <w:tcW w:w="2512" w:type="dxa"/>
            <w:vAlign w:val="center"/>
          </w:tcPr>
          <w:p w14:paraId="2FE7FD40" w14:textId="66974975" w:rsidR="00A231DB" w:rsidRPr="00A231DB" w:rsidRDefault="00A231DB" w:rsidP="00A231DB">
            <w:pPr>
              <w:jc w:val="center"/>
            </w:pPr>
            <w:r w:rsidRPr="00A231DB">
              <w:t>moveDown(), moveLeft(), moveRight()</w:t>
            </w:r>
          </w:p>
        </w:tc>
      </w:tr>
      <w:tr w:rsidR="00A231DB" w14:paraId="052DE4F2" w14:textId="77777777" w:rsidTr="00EC1572">
        <w:tc>
          <w:tcPr>
            <w:tcW w:w="2416" w:type="dxa"/>
            <w:shd w:val="clear" w:color="auto" w:fill="D1D1D1" w:themeFill="background2" w:themeFillShade="E6"/>
            <w:vAlign w:val="center"/>
          </w:tcPr>
          <w:p w14:paraId="6BAA0482" w14:textId="40216DE6" w:rsidR="00A231DB" w:rsidRDefault="00A231DB" w:rsidP="00A231DB">
            <w:pPr>
              <w:jc w:val="center"/>
            </w:pPr>
            <w:r>
              <w:t>Score</w:t>
            </w:r>
          </w:p>
        </w:tc>
        <w:tc>
          <w:tcPr>
            <w:tcW w:w="1916" w:type="dxa"/>
            <w:vAlign w:val="center"/>
          </w:tcPr>
          <w:p w14:paraId="747BF053" w14:textId="1D43E865" w:rsidR="00A231DB" w:rsidRDefault="00A231DB" w:rsidP="00A231DB">
            <w:pPr>
              <w:jc w:val="center"/>
            </w:pPr>
            <w:r w:rsidRPr="00A231DB">
              <w:t>Quản lý điểm người chơi hiện tại</w:t>
            </w:r>
          </w:p>
        </w:tc>
        <w:tc>
          <w:tcPr>
            <w:tcW w:w="2585" w:type="dxa"/>
            <w:vAlign w:val="center"/>
          </w:tcPr>
          <w:p w14:paraId="51BF9F28" w14:textId="0808D238" w:rsidR="00A231DB" w:rsidRDefault="00A231DB" w:rsidP="00A231DB">
            <w:pPr>
              <w:jc w:val="center"/>
            </w:pPr>
            <w:r>
              <w:t>currentScore</w:t>
            </w:r>
          </w:p>
        </w:tc>
        <w:tc>
          <w:tcPr>
            <w:tcW w:w="2512" w:type="dxa"/>
            <w:vAlign w:val="center"/>
          </w:tcPr>
          <w:p w14:paraId="3F4996E0" w14:textId="77F06E64" w:rsidR="00A231DB" w:rsidRDefault="00A231DB" w:rsidP="00A231DB">
            <w:pPr>
              <w:jc w:val="center"/>
            </w:pPr>
          </w:p>
        </w:tc>
      </w:tr>
      <w:tr w:rsidR="00A231DB" w14:paraId="3BBE5B42" w14:textId="77777777" w:rsidTr="00EC1572">
        <w:tc>
          <w:tcPr>
            <w:tcW w:w="2416" w:type="dxa"/>
            <w:shd w:val="clear" w:color="auto" w:fill="D1D1D1" w:themeFill="background2" w:themeFillShade="E6"/>
            <w:vAlign w:val="center"/>
          </w:tcPr>
          <w:p w14:paraId="4CB4DC06" w14:textId="2C4F66D3" w:rsidR="00A231DB" w:rsidRDefault="00A231DB" w:rsidP="00A231DB">
            <w:pPr>
              <w:jc w:val="center"/>
            </w:pPr>
            <w:r>
              <w:t>GamePanel</w:t>
            </w:r>
          </w:p>
        </w:tc>
        <w:tc>
          <w:tcPr>
            <w:tcW w:w="1916" w:type="dxa"/>
            <w:vAlign w:val="center"/>
          </w:tcPr>
          <w:p w14:paraId="5169B04A" w14:textId="5EB03CA7" w:rsidR="00A231DB" w:rsidRDefault="00A231DB" w:rsidP="00A231DB">
            <w:pPr>
              <w:jc w:val="center"/>
            </w:pPr>
            <w:r w:rsidRPr="00A231DB">
              <w:t>Giao diện hiển thị bảng, khối hiện tại và điểm</w:t>
            </w:r>
          </w:p>
        </w:tc>
        <w:tc>
          <w:tcPr>
            <w:tcW w:w="2585" w:type="dxa"/>
            <w:vAlign w:val="center"/>
          </w:tcPr>
          <w:p w14:paraId="5E9CE61D" w14:textId="77777777" w:rsidR="00A231DB" w:rsidRDefault="00A231DB" w:rsidP="00A231DB">
            <w:pPr>
              <w:jc w:val="center"/>
            </w:pPr>
          </w:p>
        </w:tc>
        <w:tc>
          <w:tcPr>
            <w:tcW w:w="2512" w:type="dxa"/>
            <w:vAlign w:val="center"/>
          </w:tcPr>
          <w:p w14:paraId="296573BA" w14:textId="77777777" w:rsidR="00EC1572" w:rsidRDefault="00EC1572" w:rsidP="00A231DB">
            <w:pPr>
              <w:jc w:val="center"/>
              <w:rPr>
                <w:lang w:val="vi-VN"/>
              </w:rPr>
            </w:pPr>
          </w:p>
          <w:p w14:paraId="0AB4F69F" w14:textId="15AD0354" w:rsidR="00A231DB" w:rsidRDefault="00EC1572" w:rsidP="00A231DB">
            <w:pPr>
              <w:jc w:val="center"/>
            </w:pPr>
            <w:r w:rsidRPr="00A231DB">
              <w:t>update(linesCleared)</w:t>
            </w:r>
          </w:p>
          <w:p w14:paraId="4434E191" w14:textId="75A0CB19" w:rsidR="00A231DB" w:rsidRPr="00A231DB" w:rsidRDefault="00A231DB" w:rsidP="00A231DB">
            <w:pPr>
              <w:jc w:val="center"/>
            </w:pPr>
          </w:p>
        </w:tc>
      </w:tr>
      <w:tr w:rsidR="00A231DB" w14:paraId="2010560C" w14:textId="77777777" w:rsidTr="00EC1572">
        <w:tc>
          <w:tcPr>
            <w:tcW w:w="2416" w:type="dxa"/>
            <w:shd w:val="clear" w:color="auto" w:fill="D1D1D1" w:themeFill="background2" w:themeFillShade="E6"/>
            <w:vAlign w:val="center"/>
          </w:tcPr>
          <w:p w14:paraId="10BFB5D1" w14:textId="06CE720F" w:rsidR="00A231DB" w:rsidRDefault="00A231DB" w:rsidP="00A231DB">
            <w:pPr>
              <w:jc w:val="center"/>
            </w:pPr>
            <w:r>
              <w:lastRenderedPageBreak/>
              <w:t>MenuPanel</w:t>
            </w:r>
          </w:p>
        </w:tc>
        <w:tc>
          <w:tcPr>
            <w:tcW w:w="1916" w:type="dxa"/>
            <w:vAlign w:val="center"/>
          </w:tcPr>
          <w:p w14:paraId="25AEC74D" w14:textId="2E90DD62" w:rsidR="00A231DB" w:rsidRDefault="00A231DB" w:rsidP="00A231DB">
            <w:pPr>
              <w:jc w:val="center"/>
            </w:pPr>
            <w:r w:rsidRPr="00A231DB">
              <w:t>Giao diện menu chính, xử lý lựa chọn người dùng</w:t>
            </w:r>
          </w:p>
        </w:tc>
        <w:tc>
          <w:tcPr>
            <w:tcW w:w="2585" w:type="dxa"/>
            <w:vAlign w:val="center"/>
          </w:tcPr>
          <w:p w14:paraId="3D20AD8A" w14:textId="77777777" w:rsidR="00A231DB" w:rsidRDefault="00A231DB" w:rsidP="00A231DB">
            <w:pPr>
              <w:jc w:val="center"/>
            </w:pPr>
          </w:p>
        </w:tc>
        <w:tc>
          <w:tcPr>
            <w:tcW w:w="2512" w:type="dxa"/>
            <w:vAlign w:val="center"/>
          </w:tcPr>
          <w:p w14:paraId="29AE556F" w14:textId="6D2F68E4" w:rsidR="00A231DB" w:rsidRDefault="00A231DB" w:rsidP="00A231DB">
            <w:pPr>
              <w:jc w:val="center"/>
            </w:pPr>
            <w:r w:rsidRPr="00A231DB">
              <w:t>paint(board, currentBlock, nextBlock, score)</w:t>
            </w:r>
          </w:p>
        </w:tc>
      </w:tr>
      <w:tr w:rsidR="00A231DB" w14:paraId="2F8918A6" w14:textId="77777777" w:rsidTr="00EC1572">
        <w:tc>
          <w:tcPr>
            <w:tcW w:w="2416" w:type="dxa"/>
            <w:shd w:val="clear" w:color="auto" w:fill="D1D1D1" w:themeFill="background2" w:themeFillShade="E6"/>
            <w:vAlign w:val="center"/>
          </w:tcPr>
          <w:p w14:paraId="2DC1D238" w14:textId="600F6042" w:rsidR="00A231DB" w:rsidRDefault="00A231DB" w:rsidP="00A231DB">
            <w:pPr>
              <w:jc w:val="center"/>
            </w:pPr>
            <w:r>
              <w:t>TetrisApp</w:t>
            </w:r>
          </w:p>
        </w:tc>
        <w:tc>
          <w:tcPr>
            <w:tcW w:w="1916" w:type="dxa"/>
            <w:vAlign w:val="center"/>
          </w:tcPr>
          <w:p w14:paraId="7FAA693C" w14:textId="6EFCE3E1" w:rsidR="00A231DB" w:rsidRDefault="00A231DB" w:rsidP="00A231DB">
            <w:pPr>
              <w:jc w:val="center"/>
            </w:pPr>
            <w:r w:rsidRPr="00A231DB">
              <w:t>Entry point ứng dụng, khởi tạo menu và game</w:t>
            </w:r>
          </w:p>
        </w:tc>
        <w:tc>
          <w:tcPr>
            <w:tcW w:w="2585" w:type="dxa"/>
            <w:vAlign w:val="center"/>
          </w:tcPr>
          <w:p w14:paraId="47941A28" w14:textId="77777777" w:rsidR="00A231DB" w:rsidRDefault="00A231DB" w:rsidP="00A231DB">
            <w:pPr>
              <w:jc w:val="center"/>
            </w:pPr>
          </w:p>
        </w:tc>
        <w:tc>
          <w:tcPr>
            <w:tcW w:w="2512" w:type="dxa"/>
            <w:vAlign w:val="center"/>
          </w:tcPr>
          <w:p w14:paraId="17BC5803" w14:textId="7621783C" w:rsidR="00A231DB" w:rsidRPr="00A231DB" w:rsidRDefault="00A231DB" w:rsidP="008F7D07">
            <w:pPr>
              <w:jc w:val="center"/>
            </w:pPr>
            <w:r w:rsidRPr="00A231DB">
              <w:t>main()</w:t>
            </w:r>
          </w:p>
        </w:tc>
      </w:tr>
    </w:tbl>
    <w:p w14:paraId="4D7632BB" w14:textId="6E9829D7" w:rsidR="00CA7438" w:rsidRPr="00CA7438" w:rsidRDefault="00E707F0" w:rsidP="00AF1BCB">
      <w:pPr>
        <w:rPr>
          <w:lang w:val="vi-VN"/>
        </w:rPr>
      </w:pPr>
      <w:r>
        <w:br w:type="page"/>
      </w:r>
    </w:p>
    <w:p w14:paraId="2DB85C98" w14:textId="4A9E428D" w:rsidR="000650F5" w:rsidRDefault="00EC1572" w:rsidP="00D457D8">
      <w:pPr>
        <w:pStyle w:val="Heading10"/>
        <w:rPr>
          <w:lang w:val="vi-VN"/>
        </w:rPr>
      </w:pPr>
      <w:bookmarkStart w:id="35" w:name="_Toc213910015"/>
      <w:r>
        <w:rPr>
          <w:lang w:val="vi-VN"/>
        </w:rPr>
        <w:lastRenderedPageBreak/>
        <w:t xml:space="preserve">Phần </w:t>
      </w:r>
      <w:r w:rsidR="00E06957">
        <w:rPr>
          <w:lang w:val="vi-VN"/>
        </w:rPr>
        <w:t>4</w:t>
      </w:r>
      <w:r>
        <w:rPr>
          <w:lang w:val="vi-VN"/>
        </w:rPr>
        <w:t xml:space="preserve">. </w:t>
      </w:r>
      <w:r w:rsidR="000650F5" w:rsidRPr="000650F5">
        <w:rPr>
          <w:lang w:val="vi-VN"/>
        </w:rPr>
        <w:t>Kết quả &amp; giao diện</w:t>
      </w:r>
      <w:bookmarkEnd w:id="35"/>
    </w:p>
    <w:p w14:paraId="3E12CDE4" w14:textId="166B4BDE" w:rsidR="00866643" w:rsidRDefault="00CD60C1" w:rsidP="00866643">
      <w:pPr>
        <w:pStyle w:val="Heading20"/>
      </w:pPr>
      <w:bookmarkStart w:id="36" w:name="_Toc213910016"/>
      <w:r>
        <w:t>4.</w:t>
      </w:r>
      <w:r w:rsidR="00866643" w:rsidRPr="00866643">
        <w:t>1. Kết quả</w:t>
      </w:r>
      <w:bookmarkEnd w:id="36"/>
    </w:p>
    <w:p w14:paraId="72716CF5" w14:textId="77777777" w:rsidR="00866643" w:rsidRPr="00866643" w:rsidRDefault="00866643" w:rsidP="00EC1FB1">
      <w:pPr>
        <w:ind w:firstLine="720"/>
      </w:pPr>
      <w:r w:rsidRPr="00866643">
        <w:t>Game Tetris được phát triển với bảng chơi 20 hàng x 10 cột, các khối Tetris (I, J, L, O, S, T, Z) rơi từ trên xuống.</w:t>
      </w:r>
    </w:p>
    <w:p w14:paraId="046DD7A3" w14:textId="5FA2702C" w:rsidR="00866643" w:rsidRPr="00866643" w:rsidRDefault="00EC1FB1" w:rsidP="00866643">
      <w:r>
        <w:rPr>
          <w:lang w:val="vi-VN"/>
        </w:rPr>
        <w:t xml:space="preserve">- </w:t>
      </w:r>
      <w:r w:rsidR="00866643" w:rsidRPr="00866643">
        <w:t>Người chơi có thể điều khiển khối bằng các thao tác:</w:t>
      </w:r>
    </w:p>
    <w:p w14:paraId="04F63999" w14:textId="151CFD23" w:rsidR="00866643" w:rsidRPr="00866643" w:rsidRDefault="00EC1FB1" w:rsidP="00866643">
      <w:r>
        <w:rPr>
          <w:lang w:val="vi-VN"/>
        </w:rPr>
        <w:t xml:space="preserve">+ </w:t>
      </w:r>
      <w:r w:rsidR="00866643" w:rsidRPr="00866643">
        <w:t>Di chuyển sang trái hoặc phải</w:t>
      </w:r>
      <w:r>
        <w:rPr>
          <w:lang w:val="vi-VN"/>
        </w:rPr>
        <w:t xml:space="preserve"> (phím mũi tên trái phải)</w:t>
      </w:r>
      <w:r w:rsidR="00866643" w:rsidRPr="00866643">
        <w:t>.</w:t>
      </w:r>
    </w:p>
    <w:p w14:paraId="750C4A97" w14:textId="17567802" w:rsidR="00866643" w:rsidRPr="00866643" w:rsidRDefault="00EC1FB1" w:rsidP="00866643">
      <w:r>
        <w:rPr>
          <w:lang w:val="vi-VN"/>
        </w:rPr>
        <w:t xml:space="preserve">+ </w:t>
      </w:r>
      <w:r w:rsidR="00866643" w:rsidRPr="00866643">
        <w:t>Xoay khối theo chiều kim đồng hồ</w:t>
      </w:r>
      <w:r>
        <w:rPr>
          <w:lang w:val="vi-VN"/>
        </w:rPr>
        <w:t xml:space="preserve"> (phím mũi tên hướng lên)</w:t>
      </w:r>
      <w:r w:rsidR="00866643" w:rsidRPr="00866643">
        <w:t>.</w:t>
      </w:r>
    </w:p>
    <w:p w14:paraId="739682E8" w14:textId="03837E7D" w:rsidR="00866643" w:rsidRPr="00866643" w:rsidRDefault="00EC1FB1" w:rsidP="00866643">
      <w:r>
        <w:rPr>
          <w:lang w:val="vi-VN"/>
        </w:rPr>
        <w:t xml:space="preserve">+ </w:t>
      </w:r>
      <w:r w:rsidR="00866643" w:rsidRPr="00866643">
        <w:t>Thả nhanh khối xuống dưới để tăng tốc trò chơi</w:t>
      </w:r>
      <w:r>
        <w:rPr>
          <w:lang w:val="vi-VN"/>
        </w:rPr>
        <w:t xml:space="preserve"> (space)</w:t>
      </w:r>
      <w:r w:rsidR="00866643" w:rsidRPr="00866643">
        <w:t>.</w:t>
      </w:r>
    </w:p>
    <w:p w14:paraId="7028E874" w14:textId="56A21FA7" w:rsidR="00866643" w:rsidRPr="00866643" w:rsidRDefault="00EC1FB1" w:rsidP="00866643">
      <w:r>
        <w:rPr>
          <w:lang w:val="vi-VN"/>
        </w:rPr>
        <w:t xml:space="preserve">- </w:t>
      </w:r>
      <w:r w:rsidR="00866643" w:rsidRPr="00866643">
        <w:t>Khi khối chạm đáy bảng hoặc va chạm với khối đã đặt, nó sẽ được cố định vào bảng.</w:t>
      </w:r>
    </w:p>
    <w:p w14:paraId="25236CD2" w14:textId="45CC8FBF" w:rsidR="00EC1FB1" w:rsidRDefault="00EC1FB1" w:rsidP="00866643">
      <w:pPr>
        <w:rPr>
          <w:lang w:val="vi-VN"/>
        </w:rPr>
      </w:pPr>
    </w:p>
    <w:p w14:paraId="6C6A92D0" w14:textId="484D048F" w:rsidR="00866643" w:rsidRPr="00866643" w:rsidRDefault="00EC1FB1" w:rsidP="00866643">
      <w:r>
        <w:rPr>
          <w:lang w:val="vi-VN"/>
        </w:rPr>
        <w:t xml:space="preserve">- </w:t>
      </w:r>
      <w:r w:rsidR="00866643" w:rsidRPr="00866643">
        <w:t>Bảng tự động xóa các hàng đầy và cập nhật điểm theo số hàng xóa:</w:t>
      </w:r>
    </w:p>
    <w:p w14:paraId="4F8F2C53" w14:textId="27B2AB9F" w:rsidR="00866643" w:rsidRPr="00866643" w:rsidRDefault="00EC1FB1" w:rsidP="00866643">
      <w:r>
        <w:rPr>
          <w:lang w:val="vi-VN"/>
        </w:rPr>
        <w:t xml:space="preserve">+ </w:t>
      </w:r>
      <w:r w:rsidR="00866643" w:rsidRPr="00866643">
        <w:t>1 hàng → +100 điểm</w:t>
      </w:r>
    </w:p>
    <w:p w14:paraId="42A4423F" w14:textId="3D41E139" w:rsidR="00866643" w:rsidRPr="00866643" w:rsidRDefault="00EC1FB1" w:rsidP="00866643">
      <w:r>
        <w:rPr>
          <w:lang w:val="vi-VN"/>
        </w:rPr>
        <w:t xml:space="preserve">+ </w:t>
      </w:r>
      <w:r w:rsidR="00866643" w:rsidRPr="00866643">
        <w:t>2 hàng → +</w:t>
      </w:r>
      <w:r w:rsidR="00CC0497">
        <w:t>3</w:t>
      </w:r>
      <w:r w:rsidR="00866643" w:rsidRPr="00866643">
        <w:t>00 điểm</w:t>
      </w:r>
    </w:p>
    <w:p w14:paraId="328E396A" w14:textId="26394D75" w:rsidR="00866643" w:rsidRPr="00866643" w:rsidRDefault="00EC1FB1" w:rsidP="00866643">
      <w:r>
        <w:rPr>
          <w:lang w:val="vi-VN"/>
        </w:rPr>
        <w:t xml:space="preserve">+ </w:t>
      </w:r>
      <w:r w:rsidR="00866643" w:rsidRPr="00866643">
        <w:t>3 hàng → +</w:t>
      </w:r>
      <w:r w:rsidR="00CC0497">
        <w:t>5</w:t>
      </w:r>
      <w:r w:rsidR="00866643" w:rsidRPr="00866643">
        <w:t>00 điểm</w:t>
      </w:r>
    </w:p>
    <w:p w14:paraId="153D58C6" w14:textId="435446F0" w:rsidR="00866643" w:rsidRPr="00866643" w:rsidRDefault="00EC1FB1" w:rsidP="00866643">
      <w:r>
        <w:rPr>
          <w:lang w:val="vi-VN"/>
        </w:rPr>
        <w:t xml:space="preserve">+ </w:t>
      </w:r>
      <w:r w:rsidR="00866643" w:rsidRPr="00866643">
        <w:t>4 hàng → +</w:t>
      </w:r>
      <w:r w:rsidR="00CC0497">
        <w:t>8</w:t>
      </w:r>
      <w:r w:rsidR="00866643" w:rsidRPr="00866643">
        <w:t>00 điểm</w:t>
      </w:r>
    </w:p>
    <w:p w14:paraId="12F1F514" w14:textId="14ACC8F6" w:rsidR="00EC1FB1" w:rsidRDefault="00EC1FB1" w:rsidP="00EC1FB1">
      <w:pPr>
        <w:rPr>
          <w:lang w:val="vi-VN"/>
        </w:rPr>
      </w:pPr>
      <w:r>
        <w:rPr>
          <w:lang w:val="vi-VN"/>
        </w:rPr>
        <w:t xml:space="preserve">- </w:t>
      </w:r>
      <w:r w:rsidR="00866643" w:rsidRPr="00866643">
        <w:t xml:space="preserve">Trò chơi kết thúc khi khối mới không thể đặt vào vị trí bắt đầu vì bảng đã đầy </w:t>
      </w:r>
    </w:p>
    <w:p w14:paraId="6D835F6C" w14:textId="27F8E83B" w:rsidR="00866643" w:rsidRPr="00866643" w:rsidRDefault="00866643" w:rsidP="00EC1FB1">
      <w:r w:rsidRPr="00866643">
        <w:t>→ Game Over.</w:t>
      </w:r>
    </w:p>
    <w:p w14:paraId="63F0949D" w14:textId="5E17992C" w:rsidR="00866643" w:rsidRPr="00866643" w:rsidRDefault="00EC1FB1" w:rsidP="00866643">
      <w:r>
        <w:rPr>
          <w:lang w:val="vi-VN"/>
        </w:rPr>
        <w:t xml:space="preserve">- </w:t>
      </w:r>
      <w:r w:rsidR="00866643" w:rsidRPr="00866643">
        <w:t>Điểm cao được quản lý bởi HighScoreManager, lưu lại danh sách điểm cao, sắp xếp giảm dần và hiển thị khi người chơi chọn.</w:t>
      </w:r>
    </w:p>
    <w:p w14:paraId="1F8237E9" w14:textId="5FBFE971" w:rsidR="00866643" w:rsidRDefault="00EC1FB1" w:rsidP="00866643">
      <w:pPr>
        <w:rPr>
          <w:lang w:val="vi-VN"/>
        </w:rPr>
      </w:pPr>
      <w:r>
        <w:rPr>
          <w:lang w:val="vi-VN"/>
        </w:rPr>
        <w:t xml:space="preserve">- </w:t>
      </w:r>
      <w:r w:rsidR="00866643" w:rsidRPr="00866643">
        <w:t>Người chơi có thể bắt đầu lại game hoặc thoát, tùy thuộc vào lựa chọn trong menu.</w:t>
      </w:r>
    </w:p>
    <w:p w14:paraId="4E457578" w14:textId="77777777" w:rsidR="004A641F" w:rsidRDefault="004A641F" w:rsidP="00866643">
      <w:pPr>
        <w:rPr>
          <w:lang w:val="vi-VN"/>
        </w:rPr>
      </w:pPr>
    </w:p>
    <w:p w14:paraId="3CE36497" w14:textId="77777777" w:rsidR="00C667A6" w:rsidRDefault="00C667A6" w:rsidP="00866643">
      <w:pPr>
        <w:rPr>
          <w:lang w:val="vi-VN"/>
        </w:rPr>
      </w:pPr>
    </w:p>
    <w:p w14:paraId="0F2C39C2" w14:textId="77777777" w:rsidR="004A641F" w:rsidRPr="00866643" w:rsidRDefault="004A641F" w:rsidP="00866643">
      <w:pPr>
        <w:rPr>
          <w:lang w:val="vi-VN"/>
        </w:rPr>
      </w:pPr>
    </w:p>
    <w:p w14:paraId="61A79632" w14:textId="779104AE" w:rsidR="00866643" w:rsidRPr="00866643" w:rsidRDefault="00CD60C1" w:rsidP="00866643">
      <w:pPr>
        <w:pStyle w:val="Heading20"/>
      </w:pPr>
      <w:bookmarkStart w:id="37" w:name="_Toc213910017"/>
      <w:r>
        <w:lastRenderedPageBreak/>
        <w:t>4.</w:t>
      </w:r>
      <w:r w:rsidR="00866643" w:rsidRPr="00866643">
        <w:t>2. Giao diện</w:t>
      </w:r>
      <w:bookmarkEnd w:id="37"/>
    </w:p>
    <w:p w14:paraId="7539F0F9" w14:textId="170CDEAF" w:rsidR="00866643" w:rsidRPr="00866643" w:rsidRDefault="004D44C8" w:rsidP="00866643">
      <w:r>
        <w:rPr>
          <w:lang w:val="vi-VN"/>
        </w:rPr>
        <w:t xml:space="preserve">- </w:t>
      </w:r>
      <w:r w:rsidR="00866643" w:rsidRPr="00866643">
        <w:t>Giao diện được thiết kế thành hai phần chính: Menu và Game Panel.</w:t>
      </w:r>
    </w:p>
    <w:p w14:paraId="4ADE877A" w14:textId="01DC88EA" w:rsidR="00866643" w:rsidRPr="00866643" w:rsidRDefault="004D44C8" w:rsidP="00C667A6">
      <w:pPr>
        <w:pStyle w:val="Heading30"/>
      </w:pPr>
      <w:bookmarkStart w:id="38" w:name="_Toc213910018"/>
      <w:r>
        <w:t>4.2.1</w:t>
      </w:r>
      <w:r w:rsidR="00866643" w:rsidRPr="00866643">
        <w:t>. MenuPanel</w:t>
      </w:r>
      <w:bookmarkEnd w:id="38"/>
    </w:p>
    <w:p w14:paraId="56003972" w14:textId="5E0B8FF1" w:rsidR="00866643" w:rsidRPr="00866643" w:rsidRDefault="005C383A" w:rsidP="00866643">
      <w:r>
        <w:rPr>
          <w:lang w:val="vi-VN"/>
        </w:rPr>
        <w:t xml:space="preserve">- </w:t>
      </w:r>
      <w:r w:rsidR="00866643" w:rsidRPr="00866643">
        <w:t>Hiển thị menu chính với các lựa chọn:</w:t>
      </w:r>
    </w:p>
    <w:p w14:paraId="61A8BA5B" w14:textId="51978B9A" w:rsidR="00866643" w:rsidRPr="00866643" w:rsidRDefault="005C383A" w:rsidP="00866643">
      <w:r>
        <w:rPr>
          <w:lang w:val="vi-VN"/>
        </w:rPr>
        <w:t xml:space="preserve">+ </w:t>
      </w:r>
      <w:r w:rsidR="00866643" w:rsidRPr="00866643">
        <w:t>Start Game – bắt đầu trò chơi mới.</w:t>
      </w:r>
    </w:p>
    <w:p w14:paraId="21021D23" w14:textId="74EF9672" w:rsidR="00866643" w:rsidRPr="00866643" w:rsidRDefault="005C383A" w:rsidP="00866643">
      <w:r>
        <w:rPr>
          <w:lang w:val="vi-VN"/>
        </w:rPr>
        <w:t xml:space="preserve">+ </w:t>
      </w:r>
      <w:r w:rsidR="00866643" w:rsidRPr="00866643">
        <w:t>High Scores – xem danh sách điểm cao.</w:t>
      </w:r>
    </w:p>
    <w:p w14:paraId="394EA4B0" w14:textId="77777777" w:rsidR="00866643" w:rsidRDefault="00866643" w:rsidP="00866643">
      <w:pPr>
        <w:rPr>
          <w:lang w:val="vi-VN"/>
        </w:rPr>
      </w:pPr>
      <w:r w:rsidRPr="00866643">
        <w:t>Người chơi điều hướng menu bằng phím hoặc chuột, menu nổi bật tùy chọn đang chọn.</w:t>
      </w:r>
    </w:p>
    <w:p w14:paraId="6A470E2D" w14:textId="77777777" w:rsidR="004A641F" w:rsidRDefault="004A641F" w:rsidP="004A641F">
      <w:pPr>
        <w:spacing w:after="0"/>
        <w:jc w:val="center"/>
        <w:rPr>
          <w:lang w:val="vi-VN"/>
        </w:rPr>
      </w:pPr>
      <w:r>
        <w:rPr>
          <w:noProof/>
        </w:rPr>
        <w:drawing>
          <wp:inline distT="0" distB="0" distL="0" distR="0" wp14:anchorId="37DB9FD2" wp14:editId="0BF27BF2">
            <wp:extent cx="3667021" cy="4908499"/>
            <wp:effectExtent l="0" t="0" r="0" b="6985"/>
            <wp:docPr id="136375106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1067"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78624" cy="4924030"/>
                    </a:xfrm>
                    <a:prstGeom prst="rect">
                      <a:avLst/>
                    </a:prstGeom>
                  </pic:spPr>
                </pic:pic>
              </a:graphicData>
            </a:graphic>
          </wp:inline>
        </w:drawing>
      </w:r>
    </w:p>
    <w:p w14:paraId="45E7D79A" w14:textId="153BD404" w:rsidR="004A641F" w:rsidRDefault="004A641F" w:rsidP="00C667A6">
      <w:pPr>
        <w:pStyle w:val="Picture"/>
        <w:rPr>
          <w:lang w:val="vi-VN"/>
        </w:rPr>
      </w:pPr>
      <w:bookmarkStart w:id="39" w:name="_Toc213910213"/>
      <w:r w:rsidRPr="00EC1FB1">
        <w:t>Hình</w:t>
      </w:r>
      <w:r w:rsidRPr="00EC1FB1">
        <w:rPr>
          <w:lang w:val="vi-VN"/>
        </w:rPr>
        <w:t xml:space="preserve"> 4.1. Giao diện menu bắt đầu trò chơi</w:t>
      </w:r>
      <w:bookmarkEnd w:id="39"/>
    </w:p>
    <w:p w14:paraId="728240E6" w14:textId="77777777" w:rsidR="007D2B38" w:rsidRDefault="007D2B38" w:rsidP="00C667A6">
      <w:pPr>
        <w:pStyle w:val="Picture"/>
        <w:rPr>
          <w:lang w:val="vi-VN"/>
        </w:rPr>
      </w:pPr>
    </w:p>
    <w:p w14:paraId="1910BC9F" w14:textId="2408F68B" w:rsidR="00866643" w:rsidRPr="00866643" w:rsidRDefault="004D44C8" w:rsidP="00C667A6">
      <w:pPr>
        <w:pStyle w:val="Heading30"/>
      </w:pPr>
      <w:bookmarkStart w:id="40" w:name="_Toc213910019"/>
      <w:r>
        <w:lastRenderedPageBreak/>
        <w:t>4.2.2</w:t>
      </w:r>
      <w:r w:rsidR="00866643" w:rsidRPr="00866643">
        <w:t>. GamePanel</w:t>
      </w:r>
      <w:bookmarkEnd w:id="40"/>
    </w:p>
    <w:p w14:paraId="3220DA95" w14:textId="63621F8C" w:rsidR="00866643" w:rsidRPr="00866643" w:rsidRDefault="005C383A" w:rsidP="00866643">
      <w:r>
        <w:rPr>
          <w:lang w:val="vi-VN"/>
        </w:rPr>
        <w:t xml:space="preserve">- </w:t>
      </w:r>
      <w:r w:rsidR="00866643" w:rsidRPr="00866643">
        <w:t>Hiển thị bảng chính gồm 20x10 ô:</w:t>
      </w:r>
    </w:p>
    <w:p w14:paraId="316E5029" w14:textId="19075AF9" w:rsidR="00866643" w:rsidRPr="00866643" w:rsidRDefault="005C383A" w:rsidP="00866643">
      <w:r>
        <w:rPr>
          <w:lang w:val="vi-VN"/>
        </w:rPr>
        <w:t xml:space="preserve">+ </w:t>
      </w:r>
      <w:r w:rsidR="00866643" w:rsidRPr="00866643">
        <w:t>Ô trống → chưa có khối.</w:t>
      </w:r>
    </w:p>
    <w:p w14:paraId="7005FA0D" w14:textId="210D8F54" w:rsidR="00866643" w:rsidRDefault="005C383A" w:rsidP="00866643">
      <w:pPr>
        <w:rPr>
          <w:lang w:val="vi-VN"/>
        </w:rPr>
      </w:pPr>
      <w:r>
        <w:rPr>
          <w:lang w:val="vi-VN"/>
        </w:rPr>
        <w:t xml:space="preserve">+ </w:t>
      </w:r>
      <w:r w:rsidR="00866643" w:rsidRPr="00866643">
        <w:t>Ô đầy → khối đã được cố định.</w:t>
      </w:r>
    </w:p>
    <w:p w14:paraId="33A4D32E" w14:textId="09539CA8" w:rsidR="005C383A" w:rsidRDefault="005C383A" w:rsidP="005C383A">
      <w:pPr>
        <w:spacing w:after="0"/>
        <w:jc w:val="center"/>
        <w:rPr>
          <w:lang w:val="vi-VN"/>
        </w:rPr>
      </w:pPr>
      <w:r>
        <w:rPr>
          <w:noProof/>
          <w:lang w:val="vi-VN"/>
        </w:rPr>
        <w:drawing>
          <wp:inline distT="0" distB="0" distL="0" distR="0" wp14:anchorId="67AD8B75" wp14:editId="439750FB">
            <wp:extent cx="4800551" cy="6458585"/>
            <wp:effectExtent l="0" t="0" r="635" b="0"/>
            <wp:docPr id="461785472" name="Picture 4"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5472" name="Picture 4" descr="A screenshot of a game&#10;&#10;AI-generated content may be incorrect."/>
                    <pic:cNvPicPr/>
                  </pic:nvPicPr>
                  <pic:blipFill rotWithShape="1">
                    <a:blip r:embed="rId13">
                      <a:extLst>
                        <a:ext uri="{28A0092B-C50C-407E-A947-70E740481C1C}">
                          <a14:useLocalDpi xmlns:a14="http://schemas.microsoft.com/office/drawing/2010/main" val="0"/>
                        </a:ext>
                      </a:extLst>
                    </a:blip>
                    <a:srcRect l="2525"/>
                    <a:stretch>
                      <a:fillRect/>
                    </a:stretch>
                  </pic:blipFill>
                  <pic:spPr bwMode="auto">
                    <a:xfrm>
                      <a:off x="0" y="0"/>
                      <a:ext cx="4800749" cy="6458851"/>
                    </a:xfrm>
                    <a:prstGeom prst="rect">
                      <a:avLst/>
                    </a:prstGeom>
                    <a:ln>
                      <a:noFill/>
                    </a:ln>
                    <a:extLst>
                      <a:ext uri="{53640926-AAD7-44D8-BBD7-CCE9431645EC}">
                        <a14:shadowObscured xmlns:a14="http://schemas.microsoft.com/office/drawing/2010/main"/>
                      </a:ext>
                    </a:extLst>
                  </pic:spPr>
                </pic:pic>
              </a:graphicData>
            </a:graphic>
          </wp:inline>
        </w:drawing>
      </w:r>
    </w:p>
    <w:p w14:paraId="55927412" w14:textId="1B16AB06" w:rsidR="005C383A" w:rsidRPr="00866643" w:rsidRDefault="005C383A" w:rsidP="005C383A">
      <w:pPr>
        <w:pStyle w:val="Picture"/>
        <w:rPr>
          <w:lang w:val="vi-VN"/>
        </w:rPr>
      </w:pPr>
      <w:bookmarkStart w:id="41" w:name="_Toc213910214"/>
      <w:r>
        <w:rPr>
          <w:lang w:val="vi-VN"/>
        </w:rPr>
        <w:t>Hình 4.2. Giao diện khi vào GamePanel</w:t>
      </w:r>
      <w:bookmarkEnd w:id="41"/>
      <w:r>
        <w:rPr>
          <w:lang w:val="vi-VN"/>
        </w:rPr>
        <w:t xml:space="preserve"> </w:t>
      </w:r>
    </w:p>
    <w:p w14:paraId="23A694E7" w14:textId="77777777" w:rsidR="005C383A" w:rsidRDefault="005C383A" w:rsidP="00866643">
      <w:pPr>
        <w:rPr>
          <w:lang w:val="vi-VN"/>
        </w:rPr>
      </w:pPr>
    </w:p>
    <w:p w14:paraId="3056B7AA" w14:textId="6A9F247A" w:rsidR="00866643" w:rsidRPr="00866643" w:rsidRDefault="005C383A" w:rsidP="00866643">
      <w:r>
        <w:rPr>
          <w:lang w:val="vi-VN"/>
        </w:rPr>
        <w:lastRenderedPageBreak/>
        <w:t xml:space="preserve">- </w:t>
      </w:r>
      <w:r w:rsidR="00866643" w:rsidRPr="00866643">
        <w:t>Khối hiện tại:</w:t>
      </w:r>
    </w:p>
    <w:p w14:paraId="09D0C0D0" w14:textId="27977973" w:rsidR="00866643" w:rsidRPr="00866643" w:rsidRDefault="005C383A" w:rsidP="00866643">
      <w:r>
        <w:rPr>
          <w:lang w:val="vi-VN"/>
        </w:rPr>
        <w:t xml:space="preserve">+ </w:t>
      </w:r>
      <w:r w:rsidR="00866643" w:rsidRPr="00866643">
        <w:t>Di chuyển, xoay và rơi tự động.</w:t>
      </w:r>
    </w:p>
    <w:p w14:paraId="2881AD0D" w14:textId="1D6D6155" w:rsidR="00866643" w:rsidRDefault="005C383A" w:rsidP="00866643">
      <w:pPr>
        <w:rPr>
          <w:lang w:val="vi-VN"/>
        </w:rPr>
      </w:pPr>
      <w:r>
        <w:rPr>
          <w:lang w:val="vi-VN"/>
        </w:rPr>
        <w:t xml:space="preserve">+ </w:t>
      </w:r>
      <w:r w:rsidR="00866643" w:rsidRPr="00866643">
        <w:t>Vị trí được cập nhật liên tục dựa trên GameControl.</w:t>
      </w:r>
    </w:p>
    <w:p w14:paraId="3C12DDB0" w14:textId="234D48CB" w:rsidR="005C383A" w:rsidRPr="00866643" w:rsidRDefault="005C383A" w:rsidP="005C383A">
      <w:pPr>
        <w:pStyle w:val="Picture"/>
        <w:rPr>
          <w:lang w:val="vi-VN"/>
        </w:rPr>
      </w:pPr>
      <w:bookmarkStart w:id="42" w:name="_Toc213910215"/>
      <w:r>
        <w:rPr>
          <w:noProof/>
          <w:lang w:val="vi-VN"/>
        </w:rPr>
        <w:drawing>
          <wp:anchor distT="0" distB="0" distL="114300" distR="114300" simplePos="0" relativeHeight="251658240" behindDoc="0" locked="0" layoutInCell="1" allowOverlap="1" wp14:anchorId="492F2447" wp14:editId="01854EFA">
            <wp:simplePos x="0" y="0"/>
            <wp:positionH relativeFrom="column">
              <wp:posOffset>0</wp:posOffset>
            </wp:positionH>
            <wp:positionV relativeFrom="paragraph">
              <wp:posOffset>38459</wp:posOffset>
            </wp:positionV>
            <wp:extent cx="2814259" cy="3504938"/>
            <wp:effectExtent l="0" t="0" r="5715" b="635"/>
            <wp:wrapSquare wrapText="bothSides"/>
            <wp:docPr id="502713214" name="Picture 5"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13214" name="Picture 5" descr="A screenshot of a gam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14259" cy="3504938"/>
                    </a:xfrm>
                    <a:prstGeom prst="rect">
                      <a:avLst/>
                    </a:prstGeom>
                  </pic:spPr>
                </pic:pic>
              </a:graphicData>
            </a:graphic>
            <wp14:sizeRelH relativeFrom="page">
              <wp14:pctWidth>0</wp14:pctWidth>
            </wp14:sizeRelH>
            <wp14:sizeRelV relativeFrom="page">
              <wp14:pctHeight>0</wp14:pctHeight>
            </wp14:sizeRelV>
          </wp:anchor>
        </w:drawing>
      </w:r>
      <w:r>
        <w:rPr>
          <w:noProof/>
          <w:lang w:val="vi-VN"/>
        </w:rPr>
        <w:drawing>
          <wp:anchor distT="0" distB="0" distL="114300" distR="114300" simplePos="0" relativeHeight="251659264" behindDoc="1" locked="0" layoutInCell="1" allowOverlap="1" wp14:anchorId="254519CF" wp14:editId="560A6738">
            <wp:simplePos x="0" y="0"/>
            <wp:positionH relativeFrom="column">
              <wp:posOffset>2981325</wp:posOffset>
            </wp:positionH>
            <wp:positionV relativeFrom="paragraph">
              <wp:posOffset>-1905</wp:posOffset>
            </wp:positionV>
            <wp:extent cx="2701290" cy="3546475"/>
            <wp:effectExtent l="0" t="0" r="3810" b="0"/>
            <wp:wrapTight wrapText="bothSides">
              <wp:wrapPolygon edited="0">
                <wp:start x="0" y="0"/>
                <wp:lineTo x="0" y="21465"/>
                <wp:lineTo x="21478" y="21465"/>
                <wp:lineTo x="21478" y="0"/>
                <wp:lineTo x="0" y="0"/>
              </wp:wrapPolygon>
            </wp:wrapTight>
            <wp:docPr id="702185802" name="Picture 6"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85802" name="Picture 6" descr="A screenshot of a gam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01290" cy="3546475"/>
                    </a:xfrm>
                    <a:prstGeom prst="rect">
                      <a:avLst/>
                    </a:prstGeom>
                  </pic:spPr>
                </pic:pic>
              </a:graphicData>
            </a:graphic>
            <wp14:sizeRelH relativeFrom="page">
              <wp14:pctWidth>0</wp14:pctWidth>
            </wp14:sizeRelH>
            <wp14:sizeRelV relativeFrom="page">
              <wp14:pctHeight>0</wp14:pctHeight>
            </wp14:sizeRelV>
          </wp:anchor>
        </w:drawing>
      </w:r>
      <w:r>
        <w:rPr>
          <w:lang w:val="vi-VN"/>
        </w:rPr>
        <w:t>Hình 4.3. Di chuyển và xoay Block</w:t>
      </w:r>
      <w:bookmarkEnd w:id="42"/>
    </w:p>
    <w:p w14:paraId="5AF1BCB6" w14:textId="5C508AB5" w:rsidR="00866643" w:rsidRPr="00866643" w:rsidRDefault="005C383A" w:rsidP="00866643">
      <w:r>
        <w:rPr>
          <w:lang w:val="vi-VN"/>
        </w:rPr>
        <w:t xml:space="preserve">- </w:t>
      </w:r>
      <w:r w:rsidR="00866643" w:rsidRPr="00866643">
        <w:t>Điểm hiện tại:</w:t>
      </w:r>
    </w:p>
    <w:p w14:paraId="06E17DDE" w14:textId="1BC84B8B" w:rsidR="00866643" w:rsidRPr="00866643" w:rsidRDefault="005C383A" w:rsidP="00866643">
      <w:r>
        <w:rPr>
          <w:lang w:val="vi-VN"/>
        </w:rPr>
        <w:t xml:space="preserve">+ </w:t>
      </w:r>
      <w:r w:rsidR="00866643" w:rsidRPr="00866643">
        <w:t>Cập nhật theo số hàng đã xóa, hiển thị trực tiếp trên màn hình.</w:t>
      </w:r>
    </w:p>
    <w:p w14:paraId="13A668C5" w14:textId="1695DE6A" w:rsidR="00866643" w:rsidRPr="00866643" w:rsidRDefault="005C383A" w:rsidP="00866643">
      <w:r>
        <w:rPr>
          <w:lang w:val="vi-VN"/>
        </w:rPr>
        <w:t xml:space="preserve">+ </w:t>
      </w:r>
      <w:r w:rsidR="00866643" w:rsidRPr="00866643">
        <w:t>Giao diện trực quan, dễ nhìn, giúp người chơi theo dõi trạng thái bảng và điểm số ngay cả khi khối đang rơi nhanh.</w:t>
      </w:r>
    </w:p>
    <w:p w14:paraId="720E0D1A" w14:textId="50956C9C" w:rsidR="00866643" w:rsidRPr="00866643" w:rsidRDefault="007D2B38" w:rsidP="006D2EF3">
      <w:pPr>
        <w:pStyle w:val="Heading20"/>
        <w:spacing w:before="360" w:after="0"/>
      </w:pPr>
      <w:bookmarkStart w:id="43" w:name="_Toc213910020"/>
      <w:r>
        <w:t>4.</w:t>
      </w:r>
      <w:r w:rsidR="00866643" w:rsidRPr="00866643">
        <w:t>3. Tóm tắt</w:t>
      </w:r>
      <w:bookmarkEnd w:id="43"/>
    </w:p>
    <w:p w14:paraId="20199FD9" w14:textId="77777777" w:rsidR="00866643" w:rsidRPr="00866643" w:rsidRDefault="00866643" w:rsidP="006D2EF3">
      <w:pPr>
        <w:ind w:firstLine="720"/>
      </w:pPr>
      <w:r w:rsidRPr="00866643">
        <w:t>Kết quả và giao diện của game Tetris cho phép người chơi trải nghiệm logic rơi khối, di chuyển, xoay, xóa hàng và tính điểm theo chuẩn Tetris.</w:t>
      </w:r>
    </w:p>
    <w:p w14:paraId="121615FC" w14:textId="77777777" w:rsidR="00866643" w:rsidRPr="00866643" w:rsidRDefault="00866643" w:rsidP="006D2EF3">
      <w:pPr>
        <w:ind w:firstLine="720"/>
      </w:pPr>
      <w:r w:rsidRPr="00866643">
        <w:t>Menu và bảng hiển thị giúp người chơi dễ dàng bắt đầu, theo dõi trò chơi và quản lý điểm cao, đồng thời giao diện trực quan giúp trải nghiệm game mượt mà và rõ ràng.</w:t>
      </w:r>
    </w:p>
    <w:p w14:paraId="44848CAE" w14:textId="77777777" w:rsidR="00E707F0" w:rsidRDefault="00E707F0" w:rsidP="00866643">
      <w:pPr>
        <w:rPr>
          <w:lang w:val="vi-VN"/>
        </w:rPr>
      </w:pPr>
      <w:r>
        <w:rPr>
          <w:lang w:val="vi-VN"/>
        </w:rPr>
        <w:br w:type="page"/>
      </w:r>
    </w:p>
    <w:p w14:paraId="65E2A0CE" w14:textId="367088FD" w:rsidR="000650F5" w:rsidRDefault="00EC1572" w:rsidP="00E707F0">
      <w:pPr>
        <w:pStyle w:val="Heading10"/>
        <w:rPr>
          <w:lang w:val="vi-VN"/>
        </w:rPr>
      </w:pPr>
      <w:bookmarkStart w:id="44" w:name="_Toc213910021"/>
      <w:r>
        <w:rPr>
          <w:lang w:val="vi-VN"/>
        </w:rPr>
        <w:lastRenderedPageBreak/>
        <w:t xml:space="preserve">Phần </w:t>
      </w:r>
      <w:r w:rsidR="00E06957">
        <w:rPr>
          <w:lang w:val="vi-VN"/>
        </w:rPr>
        <w:t>5</w:t>
      </w:r>
      <w:r>
        <w:rPr>
          <w:lang w:val="vi-VN"/>
        </w:rPr>
        <w:t xml:space="preserve">. </w:t>
      </w:r>
      <w:r w:rsidRPr="000650F5">
        <w:rPr>
          <w:lang w:val="vi-VN"/>
        </w:rPr>
        <w:t>Kết luận &amp; hướng phát triển</w:t>
      </w:r>
      <w:bookmarkEnd w:id="44"/>
    </w:p>
    <w:p w14:paraId="593BCD8A" w14:textId="12BE889B" w:rsidR="00E707F0" w:rsidRPr="00E707F0" w:rsidRDefault="00E06957" w:rsidP="00170E61">
      <w:pPr>
        <w:pStyle w:val="Heading20"/>
      </w:pPr>
      <w:bookmarkStart w:id="45" w:name="_Toc213910022"/>
      <w:r>
        <w:t>5.</w:t>
      </w:r>
      <w:r w:rsidRPr="00E707F0">
        <w:t>1. Kết luận</w:t>
      </w:r>
      <w:bookmarkEnd w:id="45"/>
    </w:p>
    <w:p w14:paraId="6648FA4D" w14:textId="77777777" w:rsidR="00E707F0" w:rsidRPr="00E707F0" w:rsidRDefault="00E707F0" w:rsidP="00170E61">
      <w:pPr>
        <w:ind w:firstLine="720"/>
      </w:pPr>
      <w:r w:rsidRPr="00E707F0">
        <w:t>Qua quá trình thực hiện đề tài “Mô phỏng trò chơi Tetris”, nhóm đã vận dụng hiệu quả các kiến thức đã học trong môn Lập trình hướng đối tượng (OOP) để xây dựng một ứng dụng có tính thực tiễn, trực quan và sinh động.</w:t>
      </w:r>
    </w:p>
    <w:p w14:paraId="18B74DA4" w14:textId="1FC6C895" w:rsidR="00E707F0" w:rsidRPr="00E707F0" w:rsidRDefault="00E707F0" w:rsidP="00170E61">
      <w:pPr>
        <w:pStyle w:val="ListParagraph"/>
        <w:numPr>
          <w:ilvl w:val="0"/>
          <w:numId w:val="4"/>
        </w:numPr>
      </w:pPr>
      <w:r w:rsidRPr="00E707F0">
        <w:t>Đề tài giúp nhóm hiểu sâu hơn về:</w:t>
      </w:r>
    </w:p>
    <w:p w14:paraId="4B2A551C" w14:textId="089DDDC4" w:rsidR="00E707F0" w:rsidRPr="00E707F0" w:rsidRDefault="00170E61" w:rsidP="00E707F0">
      <w:r>
        <w:rPr>
          <w:lang w:val="vi-VN"/>
        </w:rPr>
        <w:t xml:space="preserve">+ </w:t>
      </w:r>
      <w:r w:rsidR="00E707F0" w:rsidRPr="00E707F0">
        <w:t>Cách phân tích và mô hình hóa đối tượng trong một hệ thống trò chơi.</w:t>
      </w:r>
    </w:p>
    <w:p w14:paraId="320FE66B" w14:textId="6B14756F" w:rsidR="00E707F0" w:rsidRPr="00E707F0" w:rsidRDefault="00170E61" w:rsidP="00E707F0">
      <w:r>
        <w:rPr>
          <w:lang w:val="vi-VN"/>
        </w:rPr>
        <w:t xml:space="preserve">+ </w:t>
      </w:r>
      <w:r w:rsidR="00E707F0" w:rsidRPr="00E707F0">
        <w:t>Việc tổ chức và quản lý các lớp (class) theo nguyên lý kế thừa, đa hình, trừu tượng, và đóng gói.</w:t>
      </w:r>
    </w:p>
    <w:p w14:paraId="27076925" w14:textId="128B941A" w:rsidR="00E707F0" w:rsidRPr="00E707F0" w:rsidRDefault="00170E61" w:rsidP="00E707F0">
      <w:r>
        <w:rPr>
          <w:lang w:val="vi-VN"/>
        </w:rPr>
        <w:t xml:space="preserve">+ </w:t>
      </w:r>
      <w:r w:rsidR="00E707F0" w:rsidRPr="00E707F0">
        <w:t>Ứng dụng Java GUI (</w:t>
      </w:r>
      <w:r w:rsidR="00A231DB">
        <w:t>Java Swing/AWT</w:t>
      </w:r>
      <w:r w:rsidR="00E707F0" w:rsidRPr="00E707F0">
        <w:t>) để hiển thị và xử lý tương tác người dùng theo thời gian thực.</w:t>
      </w:r>
    </w:p>
    <w:p w14:paraId="625974D9" w14:textId="3EC0E41B" w:rsidR="00E707F0" w:rsidRPr="00E707F0" w:rsidRDefault="00170E61" w:rsidP="00E707F0">
      <w:r>
        <w:rPr>
          <w:lang w:val="vi-VN"/>
        </w:rPr>
        <w:t xml:space="preserve">+ </w:t>
      </w:r>
      <w:r w:rsidR="00E707F0" w:rsidRPr="00E707F0">
        <w:t>Tư duy thiết kế hướng mô-đun, giúp dễ dàng bảo trì, mở rộng và tái sử dụng mã nguồn.</w:t>
      </w:r>
    </w:p>
    <w:p w14:paraId="1CE4A2D1" w14:textId="39CC20F9" w:rsidR="00E707F0" w:rsidRPr="00E707F0" w:rsidRDefault="00170E61" w:rsidP="00E707F0">
      <w:r>
        <w:rPr>
          <w:lang w:val="vi-VN"/>
        </w:rPr>
        <w:t xml:space="preserve">+ </w:t>
      </w:r>
      <w:r w:rsidR="00E707F0" w:rsidRPr="00E707F0">
        <w:t>Kết quả đạt được là một phiên bản Tetris hoàn chỉnh, có thể:</w:t>
      </w:r>
    </w:p>
    <w:p w14:paraId="0A46FAAE" w14:textId="61089316" w:rsidR="00E707F0" w:rsidRPr="00E707F0" w:rsidRDefault="00170E61" w:rsidP="00E707F0">
      <w:r>
        <w:rPr>
          <w:lang w:val="vi-VN"/>
        </w:rPr>
        <w:t xml:space="preserve">+ </w:t>
      </w:r>
      <w:r w:rsidR="00E707F0" w:rsidRPr="00E707F0">
        <w:t>Sinh khối gạch ngẫu nhiên.</w:t>
      </w:r>
    </w:p>
    <w:p w14:paraId="600B9503" w14:textId="0746337E" w:rsidR="00E707F0" w:rsidRPr="00E707F0" w:rsidRDefault="00170E61" w:rsidP="00E707F0">
      <w:r>
        <w:rPr>
          <w:lang w:val="vi-VN"/>
        </w:rPr>
        <w:t xml:space="preserve">+ </w:t>
      </w:r>
      <w:r w:rsidR="00E707F0" w:rsidRPr="00E707F0">
        <w:t>Di chuyển, xoay và rơi tự động theo thời gian.</w:t>
      </w:r>
    </w:p>
    <w:p w14:paraId="37608FF2" w14:textId="3E91DC7B" w:rsidR="00E707F0" w:rsidRPr="00E707F0" w:rsidRDefault="00170E61" w:rsidP="00E707F0">
      <w:r>
        <w:rPr>
          <w:lang w:val="vi-VN"/>
        </w:rPr>
        <w:t xml:space="preserve">+ </w:t>
      </w:r>
      <w:r w:rsidR="00E707F0" w:rsidRPr="00E707F0">
        <w:t>Xử lý va chạm, xóa hàng đầy và cập nhật điểm số.</w:t>
      </w:r>
    </w:p>
    <w:p w14:paraId="0E7F1A6C" w14:textId="0C50FF2D" w:rsidR="00E707F0" w:rsidRPr="00E707F0" w:rsidRDefault="00170E61" w:rsidP="00E707F0">
      <w:r>
        <w:rPr>
          <w:lang w:val="vi-VN"/>
        </w:rPr>
        <w:t xml:space="preserve">+ </w:t>
      </w:r>
      <w:r w:rsidR="00E707F0" w:rsidRPr="00E707F0">
        <w:t>Có giao diện trực quan và hoạt động ổn định.</w:t>
      </w:r>
    </w:p>
    <w:p w14:paraId="446A74C3" w14:textId="77777777" w:rsidR="00170E61" w:rsidRPr="00170E61" w:rsidRDefault="00170E61" w:rsidP="00170E61">
      <w:pPr>
        <w:ind w:firstLine="720"/>
      </w:pPr>
      <w:r w:rsidRPr="00170E61">
        <w:t>Thông qua quá trình làm việc nhóm, các thành viên không chỉ rèn luyện được kỹ năng phân chia công việc, quản lý tiến độ, trao đổi kỹ thuật và kiểm thử phần mềm, mà còn học được cách phối hợp hiệu quả giữa các vai trò trong dự án, cùng nhau giải quyết vấn đề và hỗ trợ lẫn nhau khi gặp khó khăn. Quá trình này giúp mỗi thành viên nâng cao khả năng giao tiếp, tinh thần trách nhiệm, cũng như tích lũy thêm nhiều kinh nghiệm thực tế trong việc phát triển và triển khai phần mềm, từ đó góp phần củng cố năng lực làm việc nhóm và kỹ năng lập trình chuyên nghiệp.</w:t>
      </w:r>
    </w:p>
    <w:p w14:paraId="6EC858AF" w14:textId="77777777" w:rsidR="00170E61" w:rsidRPr="00E707F0" w:rsidRDefault="00170E61" w:rsidP="00170E61">
      <w:pPr>
        <w:rPr>
          <w:lang w:val="vi-VN"/>
        </w:rPr>
      </w:pPr>
    </w:p>
    <w:p w14:paraId="5D718D4E" w14:textId="566F00BF" w:rsidR="00E707F0" w:rsidRPr="00E707F0" w:rsidRDefault="00E06957" w:rsidP="00170E61">
      <w:pPr>
        <w:pStyle w:val="Heading20"/>
      </w:pPr>
      <w:bookmarkStart w:id="46" w:name="_Toc213910023"/>
      <w:r>
        <w:lastRenderedPageBreak/>
        <w:t>5.</w:t>
      </w:r>
      <w:r w:rsidR="00E707F0" w:rsidRPr="00E707F0">
        <w:t>2. Hướng phát triển</w:t>
      </w:r>
      <w:bookmarkEnd w:id="46"/>
    </w:p>
    <w:p w14:paraId="6846C186" w14:textId="77777777" w:rsidR="00E707F0" w:rsidRPr="00E707F0" w:rsidRDefault="00E707F0" w:rsidP="00EB2F84">
      <w:pPr>
        <w:ind w:firstLine="720"/>
      </w:pPr>
      <w:r w:rsidRPr="00E707F0">
        <w:t>Trong tương lai, nhóm mong muốn tiếp tục nâng cấp và mở rộng trò chơi với các tính năng mới, bao gồm:</w:t>
      </w:r>
    </w:p>
    <w:p w14:paraId="7D7B29DC" w14:textId="34B0B683" w:rsidR="00E707F0" w:rsidRPr="00E707F0" w:rsidRDefault="002837B5" w:rsidP="00E707F0">
      <w:r>
        <w:rPr>
          <w:rFonts w:asciiTheme="minorHAnsi" w:hAnsiTheme="minorHAnsi" w:cs="Segoe UI Emoji"/>
          <w:lang w:val="vi-VN"/>
        </w:rPr>
        <w:t xml:space="preserve">- </w:t>
      </w:r>
      <w:r w:rsidR="00E707F0" w:rsidRPr="00E707F0">
        <w:t>Chế độ chơi nâng cao: thêm nhiều cấp độ (level) khó hơn, tăng tốc độ rơi hoặc thêm các hiệu ứng đặc biệt.</w:t>
      </w:r>
    </w:p>
    <w:p w14:paraId="7901EA9C" w14:textId="750D25A4" w:rsidR="00E707F0" w:rsidRPr="00E707F0" w:rsidRDefault="002837B5" w:rsidP="00E707F0">
      <w:r>
        <w:rPr>
          <w:rFonts w:asciiTheme="minorHAnsi" w:hAnsiTheme="minorHAnsi" w:cs="Segoe UI Emoji"/>
          <w:lang w:val="vi-VN"/>
        </w:rPr>
        <w:t>-</w:t>
      </w:r>
      <w:r w:rsidR="00E707F0" w:rsidRPr="00E707F0">
        <w:t xml:space="preserve"> Lưu và tải lại trạng thái trò chơi (Save/Load Game).</w:t>
      </w:r>
    </w:p>
    <w:p w14:paraId="59924F18" w14:textId="3E07AF4A" w:rsidR="00E707F0" w:rsidRPr="00E707F0" w:rsidRDefault="002837B5" w:rsidP="00E707F0">
      <w:r>
        <w:rPr>
          <w:rFonts w:asciiTheme="minorHAnsi" w:hAnsiTheme="minorHAnsi" w:cs="Segoe UI Emoji"/>
          <w:lang w:val="vi-VN"/>
        </w:rPr>
        <w:t>-</w:t>
      </w:r>
      <w:r w:rsidR="00E707F0" w:rsidRPr="00E707F0">
        <w:t xml:space="preserve"> Bảng xếp hạng người chơi (Leaderboard) để lưu điểm cao.</w:t>
      </w:r>
    </w:p>
    <w:p w14:paraId="5CF11F43" w14:textId="71827A4C" w:rsidR="00E707F0" w:rsidRPr="00E707F0" w:rsidRDefault="002837B5" w:rsidP="00E707F0">
      <w:r>
        <w:rPr>
          <w:rFonts w:asciiTheme="minorHAnsi" w:hAnsiTheme="minorHAnsi" w:cs="Segoe UI Emoji"/>
          <w:lang w:val="vi-VN"/>
        </w:rPr>
        <w:t>-</w:t>
      </w:r>
      <w:r w:rsidR="00E707F0" w:rsidRPr="00E707F0">
        <w:t xml:space="preserve"> Âm thanh và nhạc nền sinh động hơn, sử dụng thư viện </w:t>
      </w:r>
      <w:r w:rsidR="00A231DB">
        <w:t>Java Swing/AWT</w:t>
      </w:r>
      <w:r w:rsidR="00E707F0" w:rsidRPr="00E707F0">
        <w:t xml:space="preserve"> Media hoặc thư viện âm thanh ngoài.</w:t>
      </w:r>
    </w:p>
    <w:p w14:paraId="29493B7C" w14:textId="46974F0C" w:rsidR="00E707F0" w:rsidRPr="00E707F0" w:rsidRDefault="002837B5" w:rsidP="00E707F0">
      <w:r>
        <w:rPr>
          <w:rFonts w:asciiTheme="minorHAnsi" w:hAnsiTheme="minorHAnsi" w:cs="Segoe UI Emoji"/>
          <w:lang w:val="vi-VN"/>
        </w:rPr>
        <w:t>-</w:t>
      </w:r>
      <w:r w:rsidR="00E707F0" w:rsidRPr="00E707F0">
        <w:t xml:space="preserve"> Nâng cấp giao diện người dùng (UI/UX) với hiệu ứng đồ họa đẹp hơn, hỗ trợ theme tối/sáng.</w:t>
      </w:r>
    </w:p>
    <w:p w14:paraId="797BDE55" w14:textId="2C9888D1" w:rsidR="00E707F0" w:rsidRPr="00E707F0" w:rsidRDefault="002837B5" w:rsidP="00E707F0">
      <w:r>
        <w:rPr>
          <w:rFonts w:asciiTheme="minorHAnsi" w:hAnsiTheme="minorHAnsi" w:cs="Segoe UI Emoji"/>
          <w:lang w:val="vi-VN"/>
        </w:rPr>
        <w:t>-</w:t>
      </w:r>
      <w:r w:rsidR="00E707F0" w:rsidRPr="00E707F0">
        <w:t xml:space="preserve"> Phát triển phiên bản trực tuyến (Multiplayer) để người chơi có thể thi đấu với nhau qua mạng.</w:t>
      </w:r>
    </w:p>
    <w:p w14:paraId="3AE6754D" w14:textId="6087BBBE" w:rsidR="00CF63FB" w:rsidRPr="00E707F0" w:rsidRDefault="00E707F0" w:rsidP="00EB2F84">
      <w:pPr>
        <w:ind w:firstLine="720"/>
        <w:rPr>
          <w:lang w:val="vi-VN"/>
        </w:rPr>
      </w:pPr>
      <w:r w:rsidRPr="00E707F0">
        <w:t>Nhóm tin rằng với nền tảng đã xây dựng, game Tetris hoàn toàn có thể trở thành một dự án mở rộng nhằm phục vụ việc học, giảng dạy và nghiên cứu về lập trình hướng đối tượng, xử lý đồ họa và lập trình game trong Java.</w:t>
      </w:r>
    </w:p>
    <w:p w14:paraId="5A54BC94" w14:textId="77777777" w:rsidR="00E707F0" w:rsidRDefault="00E707F0" w:rsidP="00F854C0">
      <w:pPr>
        <w:pStyle w:val="Heading10"/>
        <w:rPr>
          <w:lang w:val="vi-VN"/>
        </w:rPr>
      </w:pPr>
      <w:r>
        <w:rPr>
          <w:lang w:val="vi-VN"/>
        </w:rPr>
        <w:br w:type="page"/>
      </w:r>
    </w:p>
    <w:p w14:paraId="3F2F7B31" w14:textId="09430790" w:rsidR="00CF63FB" w:rsidRDefault="00EC1572" w:rsidP="00F854C0">
      <w:pPr>
        <w:pStyle w:val="Heading10"/>
        <w:rPr>
          <w:lang w:val="vi-VN"/>
        </w:rPr>
      </w:pPr>
      <w:bookmarkStart w:id="47" w:name="_Toc213910024"/>
      <w:r>
        <w:rPr>
          <w:lang w:val="vi-VN"/>
        </w:rPr>
        <w:lastRenderedPageBreak/>
        <w:t xml:space="preserve">Phần </w:t>
      </w:r>
      <w:r w:rsidR="00E06957">
        <w:rPr>
          <w:lang w:val="vi-VN"/>
        </w:rPr>
        <w:t>6</w:t>
      </w:r>
      <w:r>
        <w:rPr>
          <w:lang w:val="vi-VN"/>
        </w:rPr>
        <w:t>. Mã nguồn đầy đủ</w:t>
      </w:r>
      <w:bookmarkEnd w:id="47"/>
    </w:p>
    <w:p w14:paraId="6B5B473B" w14:textId="63AA38A5" w:rsidR="00CA7438" w:rsidRDefault="00E06957" w:rsidP="00CA7438">
      <w:pPr>
        <w:pStyle w:val="Heading20"/>
        <w:rPr>
          <w:lang w:val="en-US"/>
        </w:rPr>
      </w:pPr>
      <w:bookmarkStart w:id="48" w:name="_Toc213910025"/>
      <w:r>
        <w:t>6.1. Core</w:t>
      </w:r>
      <w:bookmarkEnd w:id="48"/>
    </w:p>
    <w:p w14:paraId="27C89035" w14:textId="14412A36" w:rsidR="00CA7438" w:rsidRPr="00F84913" w:rsidRDefault="00E06957" w:rsidP="00CA7438">
      <w:pPr>
        <w:pStyle w:val="Heading30"/>
      </w:pPr>
      <w:bookmarkStart w:id="49" w:name="_Toc213910026"/>
      <w:r>
        <w:t xml:space="preserve">6.1.1. </w:t>
      </w:r>
      <w:r w:rsidRPr="00F84913">
        <w:t>BlockFactory.java</w:t>
      </w:r>
      <w:bookmarkEnd w:id="49"/>
    </w:p>
    <w:p w14:paraId="5450F8C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4164B49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F7218C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blocks</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w:t>
      </w:r>
    </w:p>
    <w:p w14:paraId="672E063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BB0C64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interface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BlockFactory</w:t>
      </w:r>
      <w:r w:rsidRPr="00F84913">
        <w:rPr>
          <w:rFonts w:ascii="Consolas" w:eastAsia="Times New Roman" w:hAnsi="Consolas" w:cs="Times New Roman"/>
          <w:color w:val="CCCCCC"/>
          <w:kern w:val="0"/>
          <w:sz w:val="21"/>
          <w:szCs w:val="21"/>
          <w14:ligatures w14:val="none"/>
        </w:rPr>
        <w:t xml:space="preserve"> {</w:t>
      </w:r>
    </w:p>
    <w:p w14:paraId="77B3F71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E1A66D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createRandom</w:t>
      </w:r>
      <w:r w:rsidRPr="00F84913">
        <w:rPr>
          <w:rFonts w:ascii="Consolas" w:eastAsia="Times New Roman" w:hAnsi="Consolas" w:cs="Times New Roman"/>
          <w:color w:val="CCCCCC"/>
          <w:kern w:val="0"/>
          <w:sz w:val="21"/>
          <w:szCs w:val="21"/>
          <w14:ligatures w14:val="none"/>
        </w:rPr>
        <w:t>();</w:t>
      </w:r>
    </w:p>
    <w:p w14:paraId="65E86FA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w:t>
      </w:r>
    </w:p>
    <w:p w14:paraId="2110CEFC" w14:textId="07BEBB73" w:rsidR="00CA7438" w:rsidRDefault="00E06957" w:rsidP="00CA7438">
      <w:pPr>
        <w:pStyle w:val="Heading30"/>
      </w:pPr>
      <w:bookmarkStart w:id="50" w:name="_Toc213910027"/>
      <w:r>
        <w:t>6.</w:t>
      </w:r>
      <w:r w:rsidR="00CA7438">
        <w:t>1.2. Board.java</w:t>
      </w:r>
      <w:bookmarkEnd w:id="50"/>
    </w:p>
    <w:p w14:paraId="1CE1678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0E4E431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blocks</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w:t>
      </w:r>
    </w:p>
    <w:p w14:paraId="6B6FE1E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E39547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Lớp quản lý lưới (board) của trò chơi Tetris</w:t>
      </w:r>
    </w:p>
    <w:p w14:paraId="386B6B5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Board</w:t>
      </w:r>
      <w:r w:rsidRPr="00F84913">
        <w:rPr>
          <w:rFonts w:ascii="Consolas" w:eastAsia="Times New Roman" w:hAnsi="Consolas" w:cs="Times New Roman"/>
          <w:color w:val="CCCCCC"/>
          <w:kern w:val="0"/>
          <w:sz w:val="21"/>
          <w:szCs w:val="21"/>
          <w14:ligatures w14:val="none"/>
        </w:rPr>
        <w:t xml:space="preserve"> {</w:t>
      </w:r>
    </w:p>
    <w:p w14:paraId="0C02F02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Mảng 2D lưu các ô đã bị chiếm bởi các block (null nếu trống)</w:t>
      </w:r>
    </w:p>
    <w:p w14:paraId="67C4F84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Cell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Cell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ROWS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w:t>
      </w:r>
    </w:p>
    <w:p w14:paraId="0A76181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F86B85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Kiểm tra vị trí (r,c) có nằm trong bảng hay không</w:t>
      </w:r>
    </w:p>
    <w:p w14:paraId="1E5BC6B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boolean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isInside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&gt;=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&amp;&amp;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ROWS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&amp;&amp;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&gt;=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&amp;&amp;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 }</w:t>
      </w:r>
    </w:p>
    <w:p w14:paraId="41E328E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2A6131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Kiểm tra xem block b có thể đặt vào lưới hiện tại hay không</w:t>
      </w:r>
    </w:p>
    <w:p w14:paraId="78384BD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Cho phép các ô có row &lt; 0 (nằm phía trên màn hình, đang rơi vào)</w:t>
      </w:r>
    </w:p>
    <w:p w14:paraId="22C3B26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boolean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canPlace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w:t>
      </w:r>
      <w:r w:rsidRPr="00F84913">
        <w:rPr>
          <w:rFonts w:ascii="Consolas" w:eastAsia="Times New Roman" w:hAnsi="Consolas" w:cs="Times New Roman"/>
          <w:color w:val="CCCCCC"/>
          <w:kern w:val="0"/>
          <w:sz w:val="21"/>
          <w:szCs w:val="21"/>
          <w14:ligatures w14:val="none"/>
        </w:rPr>
        <w:t>) {</w:t>
      </w:r>
    </w:p>
    <w:p w14:paraId="489F238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var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getTiles</w:t>
      </w:r>
      <w:r w:rsidRPr="00F84913">
        <w:rPr>
          <w:rFonts w:ascii="Consolas" w:eastAsia="Times New Roman" w:hAnsi="Consolas" w:cs="Times New Roman"/>
          <w:color w:val="CCCCCC"/>
          <w:kern w:val="0"/>
          <w:sz w:val="21"/>
          <w:szCs w:val="21"/>
          <w14:ligatures w14:val="none"/>
        </w:rPr>
        <w:t>()) {</w:t>
      </w:r>
    </w:p>
    <w:p w14:paraId="1C23E32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continue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cho phép phần nằm phía trên màn hình</w:t>
      </w:r>
    </w:p>
    <w:p w14:paraId="27CDACC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DCDCAA"/>
          <w:kern w:val="0"/>
          <w:sz w:val="21"/>
          <w:szCs w:val="21"/>
          <w14:ligatures w14:val="none"/>
        </w:rPr>
        <w:t>isInside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false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ra ngoài biên</w:t>
      </w:r>
    </w:p>
    <w:p w14:paraId="186A19D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false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ô đã bị chiếm</w:t>
      </w:r>
    </w:p>
    <w:p w14:paraId="396D6AB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35A4287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true</w:t>
      </w:r>
      <w:r w:rsidRPr="00F84913">
        <w:rPr>
          <w:rFonts w:ascii="Consolas" w:eastAsia="Times New Roman" w:hAnsi="Consolas" w:cs="Times New Roman"/>
          <w:color w:val="CCCCCC"/>
          <w:kern w:val="0"/>
          <w:sz w:val="21"/>
          <w:szCs w:val="21"/>
          <w14:ligatures w14:val="none"/>
        </w:rPr>
        <w:t>;</w:t>
      </w:r>
    </w:p>
    <w:p w14:paraId="75B0BD8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186410F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1EC295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Đặt block b vào lưới (ghi nhận màu ở các ô tương ứng)</w:t>
      </w:r>
    </w:p>
    <w:p w14:paraId="6BFB361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w:t>
      </w:r>
      <w:r w:rsidRPr="00F84913">
        <w:rPr>
          <w:rFonts w:ascii="Consolas" w:eastAsia="Times New Roman" w:hAnsi="Consolas" w:cs="Times New Roman"/>
          <w:color w:val="CCCCCC"/>
          <w:kern w:val="0"/>
          <w:sz w:val="21"/>
          <w:szCs w:val="21"/>
          <w14:ligatures w14:val="none"/>
        </w:rPr>
        <w:t>) {</w:t>
      </w:r>
    </w:p>
    <w:p w14:paraId="1F55F1E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var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getTiles</w:t>
      </w:r>
      <w:r w:rsidRPr="00F84913">
        <w:rPr>
          <w:rFonts w:ascii="Consolas" w:eastAsia="Times New Roman" w:hAnsi="Consolas" w:cs="Times New Roman"/>
          <w:color w:val="CCCCCC"/>
          <w:kern w:val="0"/>
          <w:sz w:val="21"/>
          <w:szCs w:val="21"/>
          <w14:ligatures w14:val="none"/>
        </w:rPr>
        <w:t>()) {</w:t>
      </w:r>
    </w:p>
    <w:p w14:paraId="3F2D3E7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continue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bỏ qua phần nằm phía trên màn hình</w:t>
      </w:r>
    </w:p>
    <w:p w14:paraId="45C36E5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lastRenderedPageBreak/>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Cell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b</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getColor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&lt;-- Dùng java.awt.Color</w:t>
      </w:r>
    </w:p>
    <w:p w14:paraId="756D087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2EBEAD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F9E34D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35F09F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Xóa các hàng đầy và dịch các hàng phía trên xuống, trả về số hàng đã xóa</w:t>
      </w:r>
    </w:p>
    <w:p w14:paraId="000EBA2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clearLines</w:t>
      </w:r>
      <w:r w:rsidRPr="00F84913">
        <w:rPr>
          <w:rFonts w:ascii="Consolas" w:eastAsia="Times New Roman" w:hAnsi="Consolas" w:cs="Times New Roman"/>
          <w:color w:val="CCCCCC"/>
          <w:kern w:val="0"/>
          <w:sz w:val="21"/>
          <w:szCs w:val="21"/>
          <w14:ligatures w14:val="none"/>
        </w:rPr>
        <w:t>() {</w:t>
      </w:r>
    </w:p>
    <w:p w14:paraId="5008271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cleared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63D0445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ROWS</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&gt;=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w:t>
      </w:r>
    </w:p>
    <w:p w14:paraId="47D9D04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boolean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full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true</w:t>
      </w:r>
      <w:r w:rsidRPr="00F84913">
        <w:rPr>
          <w:rFonts w:ascii="Consolas" w:eastAsia="Times New Roman" w:hAnsi="Consolas" w:cs="Times New Roman"/>
          <w:color w:val="CCCCCC"/>
          <w:kern w:val="0"/>
          <w:sz w:val="21"/>
          <w:szCs w:val="21"/>
          <w14:ligatures w14:val="none"/>
        </w:rPr>
        <w:t>;</w:t>
      </w:r>
    </w:p>
    <w:p w14:paraId="0A1859D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9CDCFE"/>
          <w:kern w:val="0"/>
          <w:sz w:val="21"/>
          <w:szCs w:val="21"/>
          <w14:ligatures w14:val="none"/>
        </w:rPr>
        <w:t>full</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569CD6"/>
          <w:kern w:val="0"/>
          <w:sz w:val="21"/>
          <w:szCs w:val="21"/>
          <w14:ligatures w14:val="none"/>
        </w:rPr>
        <w:t>false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 }</w:t>
      </w:r>
    </w:p>
    <w:p w14:paraId="633B2DF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full</w:t>
      </w:r>
      <w:r w:rsidRPr="00F84913">
        <w:rPr>
          <w:rFonts w:ascii="Consolas" w:eastAsia="Times New Roman" w:hAnsi="Consolas" w:cs="Times New Roman"/>
          <w:color w:val="CCCCCC"/>
          <w:kern w:val="0"/>
          <w:sz w:val="21"/>
          <w:szCs w:val="21"/>
          <w14:ligatures w14:val="none"/>
        </w:rPr>
        <w:t>) {</w:t>
      </w:r>
    </w:p>
    <w:p w14:paraId="706085D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cleared</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w:t>
      </w:r>
    </w:p>
    <w:p w14:paraId="41FCADF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Dịch tất cả hàng phía trên xuống 1 hàng</w:t>
      </w:r>
    </w:p>
    <w:p w14:paraId="15AB344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rr</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rr</w:t>
      </w:r>
      <w:r w:rsidRPr="00F84913">
        <w:rPr>
          <w:rFonts w:ascii="Consolas" w:eastAsia="Times New Roman" w:hAnsi="Consolas" w:cs="Times New Roman"/>
          <w:color w:val="D4D4D4"/>
          <w:kern w:val="0"/>
          <w:sz w:val="21"/>
          <w:szCs w:val="21"/>
          <w14:ligatures w14:val="none"/>
        </w:rPr>
        <w:t>&gt;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rr</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rr</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w:t>
      </w:r>
    </w:p>
    <w:p w14:paraId="640237B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Tạo hàng trống ở trên cùng</w:t>
      </w:r>
    </w:p>
    <w:p w14:paraId="441FC40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Cell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w:t>
      </w:r>
    </w:p>
    <w:p w14:paraId="11B090B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kiểm tra lại cùng chỉ số hàng sau khi dịch</w:t>
      </w:r>
    </w:p>
    <w:p w14:paraId="3DABC71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0200BF2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1B2FFA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cleared</w:t>
      </w:r>
      <w:r w:rsidRPr="00F84913">
        <w:rPr>
          <w:rFonts w:ascii="Consolas" w:eastAsia="Times New Roman" w:hAnsi="Consolas" w:cs="Times New Roman"/>
          <w:color w:val="CCCCCC"/>
          <w:kern w:val="0"/>
          <w:sz w:val="21"/>
          <w:szCs w:val="21"/>
          <w14:ligatures w14:val="none"/>
        </w:rPr>
        <w:t>;</w:t>
      </w:r>
    </w:p>
    <w:p w14:paraId="7B07AA5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01F1E1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4D1C7F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Trả về tham chiếu tới lưới (dùng để vẽ hoặc kiểm tra)</w:t>
      </w:r>
    </w:p>
    <w:p w14:paraId="2EF0714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Cell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getGrid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 }</w:t>
      </w:r>
    </w:p>
    <w:p w14:paraId="5937371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64A50D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Đặt lại lưới về trạng thái trống</w:t>
      </w:r>
    </w:p>
    <w:p w14:paraId="5C0B306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reset</w:t>
      </w:r>
      <w:r w:rsidRPr="00F84913">
        <w:rPr>
          <w:rFonts w:ascii="Consolas" w:eastAsia="Times New Roman" w:hAnsi="Consolas" w:cs="Times New Roman"/>
          <w:color w:val="CCCCCC"/>
          <w:kern w:val="0"/>
          <w:sz w:val="21"/>
          <w:szCs w:val="21"/>
          <w14:ligatures w14:val="none"/>
        </w:rPr>
        <w:t>() {</w:t>
      </w:r>
    </w:p>
    <w:p w14:paraId="344BB38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ROWS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w:t>
      </w:r>
    </w:p>
    <w:p w14:paraId="57334E6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6652E79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w:t>
      </w:r>
    </w:p>
    <w:p w14:paraId="158C15A1" w14:textId="5B3F40FD" w:rsidR="00CA7438" w:rsidRDefault="00E06957" w:rsidP="00CA7438">
      <w:pPr>
        <w:pStyle w:val="Heading30"/>
        <w:rPr>
          <w:lang w:val="en-US"/>
        </w:rPr>
      </w:pPr>
      <w:bookmarkStart w:id="51" w:name="_Toc213910028"/>
      <w:r>
        <w:t>6.</w:t>
      </w:r>
      <w:r w:rsidR="00CA7438">
        <w:t xml:space="preserve">1.3. </w:t>
      </w:r>
      <w:r w:rsidR="00CA7438" w:rsidRPr="00F84913">
        <w:t>Cell.java</w:t>
      </w:r>
      <w:bookmarkEnd w:id="51"/>
    </w:p>
    <w:p w14:paraId="3A267FA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71FD06E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Color</w:t>
      </w:r>
      <w:r w:rsidRPr="00F84913">
        <w:rPr>
          <w:rFonts w:ascii="Consolas" w:eastAsia="Times New Roman" w:hAnsi="Consolas" w:cs="Times New Roman"/>
          <w:color w:val="CCCCCC"/>
          <w:kern w:val="0"/>
          <w:sz w:val="21"/>
          <w:szCs w:val="21"/>
          <w14:ligatures w14:val="none"/>
        </w:rPr>
        <w:t xml:space="preserve">; </w:t>
      </w:r>
    </w:p>
    <w:p w14:paraId="12FEE42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Cell</w:t>
      </w:r>
      <w:r w:rsidRPr="00F84913">
        <w:rPr>
          <w:rFonts w:ascii="Consolas" w:eastAsia="Times New Roman" w:hAnsi="Consolas" w:cs="Times New Roman"/>
          <w:color w:val="CCCCCC"/>
          <w:kern w:val="0"/>
          <w:sz w:val="21"/>
          <w:szCs w:val="21"/>
          <w14:ligatures w14:val="none"/>
        </w:rPr>
        <w:t xml:space="preserve"> {</w:t>
      </w:r>
    </w:p>
    <w:p w14:paraId="5784496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Color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color</w:t>
      </w:r>
      <w:r w:rsidRPr="00F84913">
        <w:rPr>
          <w:rFonts w:ascii="Consolas" w:eastAsia="Times New Roman" w:hAnsi="Consolas" w:cs="Times New Roman"/>
          <w:color w:val="CCCCCC"/>
          <w:kern w:val="0"/>
          <w:sz w:val="21"/>
          <w:szCs w:val="21"/>
          <w14:ligatures w14:val="none"/>
        </w:rPr>
        <w:t xml:space="preserve">;   </w:t>
      </w:r>
    </w:p>
    <w:p w14:paraId="09017B1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Cell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Color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w:t>
      </w:r>
    </w:p>
    <w:p w14:paraId="18DD014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w:t>
      </w:r>
    </w:p>
    <w:p w14:paraId="71877A74" w14:textId="77777777" w:rsidR="00CA7438" w:rsidRDefault="00CA7438" w:rsidP="00CA7438">
      <w:pPr>
        <w:pStyle w:val="Heading30"/>
        <w:rPr>
          <w:lang w:val="en-US"/>
        </w:rPr>
      </w:pPr>
    </w:p>
    <w:p w14:paraId="757196AB" w14:textId="77777777" w:rsidR="00CA7438" w:rsidRDefault="00CA7438" w:rsidP="00CA7438">
      <w:pPr>
        <w:pStyle w:val="Heading30"/>
        <w:rPr>
          <w:lang w:val="en-US"/>
        </w:rPr>
      </w:pPr>
    </w:p>
    <w:p w14:paraId="21AE18EE" w14:textId="7659AA4C" w:rsidR="00CA7438" w:rsidRDefault="00E06957" w:rsidP="00CA7438">
      <w:pPr>
        <w:pStyle w:val="Heading30"/>
        <w:rPr>
          <w:lang w:val="en-US"/>
        </w:rPr>
      </w:pPr>
      <w:bookmarkStart w:id="52" w:name="_Toc213910029"/>
      <w:r>
        <w:lastRenderedPageBreak/>
        <w:t>6.1.4. Config.java</w:t>
      </w:r>
      <w:bookmarkEnd w:id="52"/>
    </w:p>
    <w:p w14:paraId="2EFF313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0F0FBAC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97D868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 xml:space="preserve"> {</w:t>
      </w:r>
    </w:p>
    <w:p w14:paraId="0F9E331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Số hàng của bảng Tetris</w:t>
      </w:r>
    </w:p>
    <w:p w14:paraId="431B01F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static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ROWS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20</w:t>
      </w:r>
      <w:r w:rsidRPr="00F84913">
        <w:rPr>
          <w:rFonts w:ascii="Consolas" w:eastAsia="Times New Roman" w:hAnsi="Consolas" w:cs="Times New Roman"/>
          <w:color w:val="CCCCCC"/>
          <w:kern w:val="0"/>
          <w:sz w:val="21"/>
          <w:szCs w:val="21"/>
          <w14:ligatures w14:val="none"/>
        </w:rPr>
        <w:t>;</w:t>
      </w:r>
    </w:p>
    <w:p w14:paraId="7E26A62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Số cột của bảng Tetris</w:t>
      </w:r>
    </w:p>
    <w:p w14:paraId="2BC064E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static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10</w:t>
      </w:r>
      <w:r w:rsidRPr="00F84913">
        <w:rPr>
          <w:rFonts w:ascii="Consolas" w:eastAsia="Times New Roman" w:hAnsi="Consolas" w:cs="Times New Roman"/>
          <w:color w:val="CCCCCC"/>
          <w:kern w:val="0"/>
          <w:sz w:val="21"/>
          <w:szCs w:val="21"/>
          <w14:ligatures w14:val="none"/>
        </w:rPr>
        <w:t>;</w:t>
      </w:r>
    </w:p>
    <w:p w14:paraId="0EEBEA2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Kích thước của mỗi ô vuông (pixel)</w:t>
      </w:r>
    </w:p>
    <w:p w14:paraId="0B83AEA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static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30</w:t>
      </w:r>
      <w:r w:rsidRPr="00F84913">
        <w:rPr>
          <w:rFonts w:ascii="Consolas" w:eastAsia="Times New Roman" w:hAnsi="Consolas" w:cs="Times New Roman"/>
          <w:color w:val="CCCCCC"/>
          <w:kern w:val="0"/>
          <w:sz w:val="21"/>
          <w:szCs w:val="21"/>
          <w14:ligatures w14:val="none"/>
        </w:rPr>
        <w:t>;</w:t>
      </w:r>
    </w:p>
    <w:p w14:paraId="55CFB1C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Chiều rộng của thanh bên (pixel)</w:t>
      </w:r>
    </w:p>
    <w:p w14:paraId="1BE4F8B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static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SIDE_WIDTH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200</w:t>
      </w:r>
      <w:r w:rsidRPr="00F84913">
        <w:rPr>
          <w:rFonts w:ascii="Consolas" w:eastAsia="Times New Roman" w:hAnsi="Consolas" w:cs="Times New Roman"/>
          <w:color w:val="CCCCCC"/>
          <w:kern w:val="0"/>
          <w:sz w:val="21"/>
          <w:szCs w:val="21"/>
          <w14:ligatures w14:val="none"/>
        </w:rPr>
        <w:t>;</w:t>
      </w:r>
    </w:p>
    <w:p w14:paraId="3A2645E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Chiều rộng cửa sổ game = số cột * kích thước ô + độ rộng thanh bên</w:t>
      </w:r>
    </w:p>
    <w:p w14:paraId="69542B9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static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WINDOW_WIDTH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SIDE_WIDTH</w:t>
      </w:r>
      <w:r w:rsidRPr="00F84913">
        <w:rPr>
          <w:rFonts w:ascii="Consolas" w:eastAsia="Times New Roman" w:hAnsi="Consolas" w:cs="Times New Roman"/>
          <w:color w:val="CCCCCC"/>
          <w:kern w:val="0"/>
          <w:sz w:val="21"/>
          <w:szCs w:val="21"/>
          <w14:ligatures w14:val="none"/>
        </w:rPr>
        <w:t>;</w:t>
      </w:r>
    </w:p>
    <w:p w14:paraId="5D1A4CE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Chiều cao cửa sổ game = số hàng * kích thước ô + 40px (cho thanh tiêu đề)</w:t>
      </w:r>
    </w:p>
    <w:p w14:paraId="5505011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static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WINDOW_HEIGHT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ROWS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40</w:t>
      </w:r>
      <w:r w:rsidRPr="00F84913">
        <w:rPr>
          <w:rFonts w:ascii="Consolas" w:eastAsia="Times New Roman" w:hAnsi="Consolas" w:cs="Times New Roman"/>
          <w:color w:val="CCCCCC"/>
          <w:kern w:val="0"/>
          <w:sz w:val="21"/>
          <w:szCs w:val="21"/>
          <w14:ligatures w14:val="none"/>
        </w:rPr>
        <w:t>;</w:t>
      </w:r>
    </w:p>
    <w:p w14:paraId="3C080B5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Cấp độ bắt đầu của game</w:t>
      </w:r>
    </w:p>
    <w:p w14:paraId="1BA84B6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static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START_LEVEL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w:t>
      </w:r>
    </w:p>
    <w:p w14:paraId="22622BE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Thời gian trễ cơ bản giữa các lần di chuyển khối (mili giây)</w:t>
      </w:r>
    </w:p>
    <w:p w14:paraId="2B3B033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static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long</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BASE_DELAY_MS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700</w:t>
      </w:r>
      <w:r w:rsidRPr="00F84913">
        <w:rPr>
          <w:rFonts w:ascii="Consolas" w:eastAsia="Times New Roman" w:hAnsi="Consolas" w:cs="Times New Roman"/>
          <w:color w:val="CCCCCC"/>
          <w:kern w:val="0"/>
          <w:sz w:val="21"/>
          <w:szCs w:val="21"/>
          <w14:ligatures w14:val="none"/>
        </w:rPr>
        <w:t>;</w:t>
      </w:r>
    </w:p>
    <w:p w14:paraId="11F6A3E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w:t>
      </w:r>
    </w:p>
    <w:p w14:paraId="3DFAAFB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5347877" w14:textId="195123A2" w:rsidR="00CA7438" w:rsidRDefault="00E06957" w:rsidP="00CA7438">
      <w:pPr>
        <w:pStyle w:val="Heading30"/>
        <w:rPr>
          <w:lang w:val="en-US"/>
        </w:rPr>
      </w:pPr>
      <w:bookmarkStart w:id="53" w:name="_Toc213910030"/>
      <w:r>
        <w:t>6.</w:t>
      </w:r>
      <w:r w:rsidR="00CA7438">
        <w:t xml:space="preserve">1.5. </w:t>
      </w:r>
      <w:r w:rsidR="00CA7438" w:rsidRPr="00F84913">
        <w:t>DefaultBlockFactory.java</w:t>
      </w:r>
      <w:bookmarkEnd w:id="53"/>
    </w:p>
    <w:p w14:paraId="58FE5DC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3160480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blocks</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w:t>
      </w:r>
    </w:p>
    <w:p w14:paraId="55B7F8E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util</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Random</w:t>
      </w:r>
      <w:r w:rsidRPr="00F84913">
        <w:rPr>
          <w:rFonts w:ascii="Consolas" w:eastAsia="Times New Roman" w:hAnsi="Consolas" w:cs="Times New Roman"/>
          <w:color w:val="CCCCCC"/>
          <w:kern w:val="0"/>
          <w:sz w:val="21"/>
          <w:szCs w:val="21"/>
          <w14:ligatures w14:val="none"/>
        </w:rPr>
        <w:t>;</w:t>
      </w:r>
    </w:p>
    <w:p w14:paraId="0DD39C6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DefaultBlockFactory</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implements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BlockFactory</w:t>
      </w:r>
      <w:r w:rsidRPr="00F84913">
        <w:rPr>
          <w:rFonts w:ascii="Consolas" w:eastAsia="Times New Roman" w:hAnsi="Consolas" w:cs="Times New Roman"/>
          <w:color w:val="CCCCCC"/>
          <w:kern w:val="0"/>
          <w:sz w:val="21"/>
          <w:szCs w:val="21"/>
          <w14:ligatures w14:val="none"/>
        </w:rPr>
        <w:t xml:space="preserve"> {</w:t>
      </w:r>
    </w:p>
    <w:p w14:paraId="0A237B3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Random</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RAND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Random</w:t>
      </w:r>
      <w:r w:rsidRPr="00F84913">
        <w:rPr>
          <w:rFonts w:ascii="Consolas" w:eastAsia="Times New Roman" w:hAnsi="Consolas" w:cs="Times New Roman"/>
          <w:color w:val="CCCCCC"/>
          <w:kern w:val="0"/>
          <w:sz w:val="21"/>
          <w:szCs w:val="21"/>
          <w14:ligatures w14:val="none"/>
        </w:rPr>
        <w:t>();</w:t>
      </w:r>
    </w:p>
    <w:p w14:paraId="0E3A295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4EC9B0"/>
          <w:kern w:val="0"/>
          <w:sz w:val="21"/>
          <w:szCs w:val="21"/>
          <w14:ligatures w14:val="none"/>
        </w:rPr>
        <w:t>Override</w:t>
      </w:r>
    </w:p>
    <w:p w14:paraId="685007C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createRandom</w:t>
      </w:r>
      <w:r w:rsidRPr="00F84913">
        <w:rPr>
          <w:rFonts w:ascii="Consolas" w:eastAsia="Times New Roman" w:hAnsi="Consolas" w:cs="Times New Roman"/>
          <w:color w:val="CCCCCC"/>
          <w:kern w:val="0"/>
          <w:sz w:val="21"/>
          <w:szCs w:val="21"/>
          <w14:ligatures w14:val="none"/>
        </w:rPr>
        <w:t xml:space="preserve">() </w:t>
      </w:r>
    </w:p>
    <w:p w14:paraId="61483B9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2B22A37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bớt 2 để khối 4 ô không bị lệch phải</w:t>
      </w:r>
    </w:p>
    <w:p w14:paraId="6AE6BC8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RAND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nextInt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B5CEA8"/>
          <w:kern w:val="0"/>
          <w:sz w:val="21"/>
          <w:szCs w:val="21"/>
          <w14:ligatures w14:val="none"/>
        </w:rPr>
        <w:t>7</w:t>
      </w:r>
      <w:r w:rsidRPr="00F84913">
        <w:rPr>
          <w:rFonts w:ascii="Consolas" w:eastAsia="Times New Roman" w:hAnsi="Consolas" w:cs="Times New Roman"/>
          <w:color w:val="CCCCCC"/>
          <w:kern w:val="0"/>
          <w:sz w:val="21"/>
          <w:szCs w:val="21"/>
          <w14:ligatures w14:val="none"/>
        </w:rPr>
        <w:t>);</w:t>
      </w:r>
    </w:p>
    <w:p w14:paraId="30DAE01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C586C0"/>
          <w:kern w:val="0"/>
          <w:sz w:val="21"/>
          <w:szCs w:val="21"/>
          <w14:ligatures w14:val="none"/>
        </w:rPr>
        <w:t>switch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RAND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nextInt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B5CEA8"/>
          <w:kern w:val="0"/>
          <w:sz w:val="21"/>
          <w:szCs w:val="21"/>
          <w14:ligatures w14:val="none"/>
        </w:rPr>
        <w:t>7</w:t>
      </w:r>
      <w:r w:rsidRPr="00F84913">
        <w:rPr>
          <w:rFonts w:ascii="Consolas" w:eastAsia="Times New Roman" w:hAnsi="Consolas" w:cs="Times New Roman"/>
          <w:color w:val="CCCCCC"/>
          <w:kern w:val="0"/>
          <w:sz w:val="21"/>
          <w:szCs w:val="21"/>
          <w14:ligatures w14:val="none"/>
        </w:rPr>
        <w:t>)) {</w:t>
      </w:r>
    </w:p>
    <w:p w14:paraId="57D34E1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BlockI</w:t>
      </w:r>
      <w:r w:rsidRPr="00F84913">
        <w:rPr>
          <w:rFonts w:ascii="Consolas" w:eastAsia="Times New Roman" w:hAnsi="Consolas" w:cs="Times New Roman"/>
          <w:color w:val="CCCCCC"/>
          <w:kern w:val="0"/>
          <w:sz w:val="21"/>
          <w:szCs w:val="21"/>
          <w14:ligatures w14:val="none"/>
        </w:rPr>
        <w:t>();</w:t>
      </w:r>
    </w:p>
    <w:p w14:paraId="60676E4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BlockO</w:t>
      </w:r>
      <w:r w:rsidRPr="00F84913">
        <w:rPr>
          <w:rFonts w:ascii="Consolas" w:eastAsia="Times New Roman" w:hAnsi="Consolas" w:cs="Times New Roman"/>
          <w:color w:val="CCCCCC"/>
          <w:kern w:val="0"/>
          <w:sz w:val="21"/>
          <w:szCs w:val="21"/>
          <w14:ligatures w14:val="none"/>
        </w:rPr>
        <w:t>();</w:t>
      </w:r>
    </w:p>
    <w:p w14:paraId="7AFE237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BlockT</w:t>
      </w:r>
      <w:r w:rsidRPr="00F84913">
        <w:rPr>
          <w:rFonts w:ascii="Consolas" w:eastAsia="Times New Roman" w:hAnsi="Consolas" w:cs="Times New Roman"/>
          <w:color w:val="CCCCCC"/>
          <w:kern w:val="0"/>
          <w:sz w:val="21"/>
          <w:szCs w:val="21"/>
          <w14:ligatures w14:val="none"/>
        </w:rPr>
        <w:t>();</w:t>
      </w:r>
    </w:p>
    <w:p w14:paraId="02A329E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3</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BlockS</w:t>
      </w:r>
      <w:r w:rsidRPr="00F84913">
        <w:rPr>
          <w:rFonts w:ascii="Consolas" w:eastAsia="Times New Roman" w:hAnsi="Consolas" w:cs="Times New Roman"/>
          <w:color w:val="CCCCCC"/>
          <w:kern w:val="0"/>
          <w:sz w:val="21"/>
          <w:szCs w:val="21"/>
          <w14:ligatures w14:val="none"/>
        </w:rPr>
        <w:t>();</w:t>
      </w:r>
    </w:p>
    <w:p w14:paraId="488B5A0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4</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BlockZ</w:t>
      </w:r>
      <w:r w:rsidRPr="00F84913">
        <w:rPr>
          <w:rFonts w:ascii="Consolas" w:eastAsia="Times New Roman" w:hAnsi="Consolas" w:cs="Times New Roman"/>
          <w:color w:val="CCCCCC"/>
          <w:kern w:val="0"/>
          <w:sz w:val="21"/>
          <w:szCs w:val="21"/>
          <w14:ligatures w14:val="none"/>
        </w:rPr>
        <w:t>();</w:t>
      </w:r>
    </w:p>
    <w:p w14:paraId="250AD4C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5</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BlockJ</w:t>
      </w:r>
      <w:r w:rsidRPr="00F84913">
        <w:rPr>
          <w:rFonts w:ascii="Consolas" w:eastAsia="Times New Roman" w:hAnsi="Consolas" w:cs="Times New Roman"/>
          <w:color w:val="CCCCCC"/>
          <w:kern w:val="0"/>
          <w:sz w:val="21"/>
          <w:szCs w:val="21"/>
          <w14:ligatures w14:val="none"/>
        </w:rPr>
        <w:t>();</w:t>
      </w:r>
    </w:p>
    <w:p w14:paraId="2B92CE2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default: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BlockL</w:t>
      </w:r>
      <w:r w:rsidRPr="00F84913">
        <w:rPr>
          <w:rFonts w:ascii="Consolas" w:eastAsia="Times New Roman" w:hAnsi="Consolas" w:cs="Times New Roman"/>
          <w:color w:val="CCCCCC"/>
          <w:kern w:val="0"/>
          <w:sz w:val="21"/>
          <w:szCs w:val="21"/>
          <w14:ligatures w14:val="none"/>
        </w:rPr>
        <w:t>();</w:t>
      </w:r>
    </w:p>
    <w:p w14:paraId="39FACC6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657FCA3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27E123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F84913">
        <w:rPr>
          <w:rFonts w:ascii="Consolas" w:eastAsia="Times New Roman" w:hAnsi="Consolas" w:cs="Times New Roman"/>
          <w:color w:val="CCCCCC"/>
          <w:kern w:val="0"/>
          <w:sz w:val="21"/>
          <w:szCs w:val="21"/>
          <w14:ligatures w14:val="none"/>
        </w:rPr>
        <w:t xml:space="preserve">}   </w:t>
      </w:r>
    </w:p>
    <w:p w14:paraId="698DF7E9" w14:textId="7E36A04D" w:rsidR="00CA7438" w:rsidRDefault="00E06957" w:rsidP="00CA7438">
      <w:pPr>
        <w:pStyle w:val="Heading30"/>
      </w:pPr>
      <w:bookmarkStart w:id="54" w:name="_Toc213910031"/>
      <w:r>
        <w:rPr>
          <w:lang w:val="en-US"/>
        </w:rPr>
        <w:lastRenderedPageBreak/>
        <w:t>6</w:t>
      </w:r>
      <w:r>
        <w:t>.</w:t>
      </w:r>
      <w:r>
        <w:rPr>
          <w:lang w:val="en-US"/>
        </w:rPr>
        <w:t>1</w:t>
      </w:r>
      <w:r>
        <w:t xml:space="preserve">.6. </w:t>
      </w:r>
      <w:r w:rsidRPr="00F84913">
        <w:t>gameControl.java</w:t>
      </w:r>
      <w:bookmarkEnd w:id="54"/>
    </w:p>
    <w:p w14:paraId="066C925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0E37E92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1F76DA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blocks</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w:t>
      </w:r>
    </w:p>
    <w:p w14:paraId="5C378C1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A0747E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Lớp điều khiển chính của trò chơi</w:t>
      </w:r>
    </w:p>
    <w:p w14:paraId="645EE73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gameControl</w:t>
      </w:r>
      <w:r w:rsidRPr="00F84913">
        <w:rPr>
          <w:rFonts w:ascii="Consolas" w:eastAsia="Times New Roman" w:hAnsi="Consolas" w:cs="Times New Roman"/>
          <w:color w:val="CCCCCC"/>
          <w:kern w:val="0"/>
          <w:sz w:val="21"/>
          <w:szCs w:val="21"/>
          <w14:ligatures w14:val="none"/>
        </w:rPr>
        <w:t xml:space="preserve"> {</w:t>
      </w:r>
    </w:p>
    <w:p w14:paraId="27D9624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99C1F3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BlockFactory</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blockFactory</w:t>
      </w: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6A9955"/>
          <w:kern w:val="0"/>
          <w:sz w:val="21"/>
          <w:szCs w:val="21"/>
          <w14:ligatures w14:val="none"/>
        </w:rPr>
        <w:t>// Factory để tạo các khối</w:t>
      </w:r>
    </w:p>
    <w:p w14:paraId="5565C67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Board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Board</w:t>
      </w: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6A9955"/>
          <w:kern w:val="0"/>
          <w:sz w:val="21"/>
          <w:szCs w:val="21"/>
          <w14:ligatures w14:val="none"/>
        </w:rPr>
        <w:t>// Bảng trò chơi</w:t>
      </w:r>
    </w:p>
    <w:p w14:paraId="3C7B7C0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6A9955"/>
          <w:kern w:val="0"/>
          <w:sz w:val="21"/>
          <w:szCs w:val="21"/>
          <w14:ligatures w14:val="none"/>
        </w:rPr>
        <w:t>// Khối đang rơi hiện tại</w:t>
      </w:r>
    </w:p>
    <w:p w14:paraId="6851E63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next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Khối tiếp theo</w:t>
      </w:r>
    </w:p>
    <w:p w14:paraId="28FAC03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Score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score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Score</w:t>
      </w: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6A9955"/>
          <w:kern w:val="0"/>
          <w:sz w:val="21"/>
          <w:szCs w:val="21"/>
          <w14:ligatures w14:val="none"/>
        </w:rPr>
        <w:t>// Điểm số</w:t>
      </w:r>
    </w:p>
    <w:p w14:paraId="36AD338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D9EC6A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Khởi tạo điều khiển trò chơi</w:t>
      </w:r>
    </w:p>
    <w:p w14:paraId="3F3854E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gameControl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BlockFactory</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blockFactory</w:t>
      </w:r>
      <w:r w:rsidRPr="00F84913">
        <w:rPr>
          <w:rFonts w:ascii="Consolas" w:eastAsia="Times New Roman" w:hAnsi="Consolas" w:cs="Times New Roman"/>
          <w:color w:val="CCCCCC"/>
          <w:kern w:val="0"/>
          <w:sz w:val="21"/>
          <w:szCs w:val="21"/>
          <w14:ligatures w14:val="none"/>
        </w:rPr>
        <w:t>) {</w:t>
      </w:r>
    </w:p>
    <w:p w14:paraId="6F1EFAE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blockFactory</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blockFactory</w:t>
      </w:r>
      <w:r w:rsidRPr="00F84913">
        <w:rPr>
          <w:rFonts w:ascii="Consolas" w:eastAsia="Times New Roman" w:hAnsi="Consolas" w:cs="Times New Roman"/>
          <w:color w:val="CCCCCC"/>
          <w:kern w:val="0"/>
          <w:sz w:val="21"/>
          <w:szCs w:val="21"/>
          <w14:ligatures w14:val="none"/>
        </w:rPr>
        <w:t>;</w:t>
      </w:r>
    </w:p>
    <w:p w14:paraId="128BBAC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spawn</w:t>
      </w:r>
      <w:r w:rsidRPr="00F84913">
        <w:rPr>
          <w:rFonts w:ascii="Consolas" w:eastAsia="Times New Roman" w:hAnsi="Consolas" w:cs="Times New Roman"/>
          <w:color w:val="CCCCCC"/>
          <w:kern w:val="0"/>
          <w:sz w:val="21"/>
          <w:szCs w:val="21"/>
          <w14:ligatures w14:val="none"/>
        </w:rPr>
        <w:t>();</w:t>
      </w:r>
    </w:p>
    <w:p w14:paraId="1589DFF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656258A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8F0E36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Tạo khối mới</w:t>
      </w:r>
    </w:p>
    <w:p w14:paraId="1C50B83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spawn</w:t>
      </w:r>
      <w:r w:rsidRPr="00F84913">
        <w:rPr>
          <w:rFonts w:ascii="Consolas" w:eastAsia="Times New Roman" w:hAnsi="Consolas" w:cs="Times New Roman"/>
          <w:color w:val="CCCCCC"/>
          <w:kern w:val="0"/>
          <w:sz w:val="21"/>
          <w:szCs w:val="21"/>
          <w14:ligatures w14:val="none"/>
        </w:rPr>
        <w:t>() {</w:t>
      </w:r>
    </w:p>
    <w:p w14:paraId="5FB8E37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next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next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blockFactory</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createRandom</w:t>
      </w:r>
      <w:r w:rsidRPr="00F84913">
        <w:rPr>
          <w:rFonts w:ascii="Consolas" w:eastAsia="Times New Roman" w:hAnsi="Consolas" w:cs="Times New Roman"/>
          <w:color w:val="CCCCCC"/>
          <w:kern w:val="0"/>
          <w:sz w:val="21"/>
          <w:szCs w:val="21"/>
          <w14:ligatures w14:val="none"/>
        </w:rPr>
        <w:t>();</w:t>
      </w:r>
    </w:p>
    <w:p w14:paraId="52FBF86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next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blockFactory</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createRandom</w:t>
      </w:r>
      <w:r w:rsidRPr="00F84913">
        <w:rPr>
          <w:rFonts w:ascii="Consolas" w:eastAsia="Times New Roman" w:hAnsi="Consolas" w:cs="Times New Roman"/>
          <w:color w:val="CCCCCC"/>
          <w:kern w:val="0"/>
          <w:sz w:val="21"/>
          <w:szCs w:val="21"/>
          <w14:ligatures w14:val="none"/>
        </w:rPr>
        <w:t>();</w:t>
      </w:r>
    </w:p>
    <w:p w14:paraId="2775073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FA1CE1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D6C731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Xử lý mỗi bước trong game</w:t>
      </w:r>
    </w:p>
    <w:p w14:paraId="14891E2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tick</w:t>
      </w:r>
      <w:r w:rsidRPr="00F84913">
        <w:rPr>
          <w:rFonts w:ascii="Consolas" w:eastAsia="Times New Roman" w:hAnsi="Consolas" w:cs="Times New Roman"/>
          <w:color w:val="CCCCCC"/>
          <w:kern w:val="0"/>
          <w:sz w:val="21"/>
          <w:szCs w:val="21"/>
          <w14:ligatures w14:val="none"/>
        </w:rPr>
        <w:t>() {</w:t>
      </w:r>
    </w:p>
    <w:p w14:paraId="6B570A0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0529519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1D2AEE0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12FA984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moved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copy</w:t>
      </w:r>
      <w:r w:rsidRPr="00F84913">
        <w:rPr>
          <w:rFonts w:ascii="Consolas" w:eastAsia="Times New Roman" w:hAnsi="Consolas" w:cs="Times New Roman"/>
          <w:color w:val="CCCCCC"/>
          <w:kern w:val="0"/>
          <w:sz w:val="21"/>
          <w:szCs w:val="21"/>
          <w14:ligatures w14:val="none"/>
        </w:rPr>
        <w:t>();</w:t>
      </w:r>
    </w:p>
    <w:p w14:paraId="32AFA5F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moved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moveDown</w:t>
      </w:r>
      <w:r w:rsidRPr="00F84913">
        <w:rPr>
          <w:rFonts w:ascii="Consolas" w:eastAsia="Times New Roman" w:hAnsi="Consolas" w:cs="Times New Roman"/>
          <w:color w:val="CCCCCC"/>
          <w:kern w:val="0"/>
          <w:sz w:val="21"/>
          <w:szCs w:val="21"/>
          <w14:ligatures w14:val="none"/>
        </w:rPr>
        <w:t>();</w:t>
      </w:r>
    </w:p>
    <w:p w14:paraId="177DEE7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canPlace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moved</w:t>
      </w:r>
      <w:r w:rsidRPr="00F84913">
        <w:rPr>
          <w:rFonts w:ascii="Consolas" w:eastAsia="Times New Roman" w:hAnsi="Consolas" w:cs="Times New Roman"/>
          <w:color w:val="CCCCCC"/>
          <w:kern w:val="0"/>
          <w:sz w:val="21"/>
          <w:szCs w:val="21"/>
          <w14:ligatures w14:val="none"/>
        </w:rPr>
        <w:t>)) {</w:t>
      </w:r>
    </w:p>
    <w:p w14:paraId="5531EB8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moved</w:t>
      </w:r>
      <w:r w:rsidRPr="00F84913">
        <w:rPr>
          <w:rFonts w:ascii="Consolas" w:eastAsia="Times New Roman" w:hAnsi="Consolas" w:cs="Times New Roman"/>
          <w:color w:val="CCCCCC"/>
          <w:kern w:val="0"/>
          <w:sz w:val="21"/>
          <w:szCs w:val="21"/>
          <w14:ligatures w14:val="none"/>
        </w:rPr>
        <w:t>;</w:t>
      </w:r>
    </w:p>
    <w:p w14:paraId="7725588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C586C0"/>
          <w:kern w:val="0"/>
          <w:sz w:val="21"/>
          <w:szCs w:val="21"/>
          <w14:ligatures w14:val="none"/>
        </w:rPr>
        <w:t>else</w:t>
      </w:r>
      <w:r w:rsidRPr="00F84913">
        <w:rPr>
          <w:rFonts w:ascii="Consolas" w:eastAsia="Times New Roman" w:hAnsi="Consolas" w:cs="Times New Roman"/>
          <w:color w:val="CCCCCC"/>
          <w:kern w:val="0"/>
          <w:sz w:val="21"/>
          <w:szCs w:val="21"/>
          <w14:ligatures w14:val="none"/>
        </w:rPr>
        <w:t xml:space="preserve"> {</w:t>
      </w:r>
    </w:p>
    <w:p w14:paraId="6EC245F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p>
    <w:p w14:paraId="2E03694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cleared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clearLines</w:t>
      </w: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6A9955"/>
          <w:kern w:val="0"/>
          <w:sz w:val="21"/>
          <w:szCs w:val="21"/>
          <w14:ligatures w14:val="none"/>
        </w:rPr>
        <w:t>// Xóa các hàng đã đầy</w:t>
      </w:r>
    </w:p>
    <w:p w14:paraId="53EB94F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score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addLinesCleared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cleared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Cập nhật điểm</w:t>
      </w:r>
    </w:p>
    <w:p w14:paraId="0FBE104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spawn</w:t>
      </w:r>
      <w:r w:rsidRPr="00F84913">
        <w:rPr>
          <w:rFonts w:ascii="Consolas" w:eastAsia="Times New Roman" w:hAnsi="Consolas" w:cs="Times New Roman"/>
          <w:color w:val="CCCCCC"/>
          <w:kern w:val="0"/>
          <w:sz w:val="21"/>
          <w:szCs w:val="21"/>
          <w14:ligatures w14:val="none"/>
        </w:rPr>
        <w:t>();</w:t>
      </w:r>
    </w:p>
    <w:p w14:paraId="09838A7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664288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canPlace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w:t>
      </w:r>
    </w:p>
    <w:p w14:paraId="1B72FA4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6A9955"/>
          <w:kern w:val="0"/>
          <w:sz w:val="21"/>
          <w:szCs w:val="21"/>
          <w14:ligatures w14:val="none"/>
        </w:rPr>
        <w:t>// Game over nếu không đặt được khối mới</w:t>
      </w:r>
    </w:p>
    <w:p w14:paraId="24F8B46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42DFD9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2366040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1BB4BAA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F68C6F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Các phương thức getter</w:t>
      </w:r>
    </w:p>
    <w:p w14:paraId="71A6FEE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Board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getBoard</w:t>
      </w:r>
      <w:r w:rsidRPr="00F84913">
        <w:rPr>
          <w:rFonts w:ascii="Consolas" w:eastAsia="Times New Roman" w:hAnsi="Consolas" w:cs="Times New Roman"/>
          <w:color w:val="CCCCCC"/>
          <w:kern w:val="0"/>
          <w:sz w:val="21"/>
          <w:szCs w:val="21"/>
          <w14:ligatures w14:val="none"/>
        </w:rPr>
        <w:t>() {</w:t>
      </w:r>
    </w:p>
    <w:p w14:paraId="2E8E9F4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p>
    <w:p w14:paraId="3081C7F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DE0AEF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FA4EC9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getCurrent</w:t>
      </w:r>
      <w:r w:rsidRPr="00F84913">
        <w:rPr>
          <w:rFonts w:ascii="Consolas" w:eastAsia="Times New Roman" w:hAnsi="Consolas" w:cs="Times New Roman"/>
          <w:color w:val="CCCCCC"/>
          <w:kern w:val="0"/>
          <w:sz w:val="21"/>
          <w:szCs w:val="21"/>
          <w14:ligatures w14:val="none"/>
        </w:rPr>
        <w:t>() {</w:t>
      </w:r>
    </w:p>
    <w:p w14:paraId="6515DD0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p>
    <w:p w14:paraId="12CD7D3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04A2DE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8CFDF3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getNext</w:t>
      </w:r>
      <w:r w:rsidRPr="00F84913">
        <w:rPr>
          <w:rFonts w:ascii="Consolas" w:eastAsia="Times New Roman" w:hAnsi="Consolas" w:cs="Times New Roman"/>
          <w:color w:val="CCCCCC"/>
          <w:kern w:val="0"/>
          <w:sz w:val="21"/>
          <w:szCs w:val="21"/>
          <w14:ligatures w14:val="none"/>
        </w:rPr>
        <w:t>() {</w:t>
      </w:r>
    </w:p>
    <w:p w14:paraId="09B33B3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next</w:t>
      </w:r>
      <w:r w:rsidRPr="00F84913">
        <w:rPr>
          <w:rFonts w:ascii="Consolas" w:eastAsia="Times New Roman" w:hAnsi="Consolas" w:cs="Times New Roman"/>
          <w:color w:val="CCCCCC"/>
          <w:kern w:val="0"/>
          <w:sz w:val="21"/>
          <w:szCs w:val="21"/>
          <w14:ligatures w14:val="none"/>
        </w:rPr>
        <w:t>;</w:t>
      </w:r>
    </w:p>
    <w:p w14:paraId="3BF2841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61C2568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77E294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Score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 {</w:t>
      </w:r>
    </w:p>
    <w:p w14:paraId="3E03218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score</w:t>
      </w:r>
      <w:r w:rsidRPr="00F84913">
        <w:rPr>
          <w:rFonts w:ascii="Consolas" w:eastAsia="Times New Roman" w:hAnsi="Consolas" w:cs="Times New Roman"/>
          <w:color w:val="CCCCCC"/>
          <w:kern w:val="0"/>
          <w:sz w:val="21"/>
          <w:szCs w:val="21"/>
          <w14:ligatures w14:val="none"/>
        </w:rPr>
        <w:t>;</w:t>
      </w:r>
    </w:p>
    <w:p w14:paraId="192AE91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1E3C695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EA2674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Di chuyển khối sang trái</w:t>
      </w:r>
    </w:p>
    <w:p w14:paraId="0761EB5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moveLeft</w:t>
      </w:r>
      <w:r w:rsidRPr="00F84913">
        <w:rPr>
          <w:rFonts w:ascii="Consolas" w:eastAsia="Times New Roman" w:hAnsi="Consolas" w:cs="Times New Roman"/>
          <w:color w:val="CCCCCC"/>
          <w:kern w:val="0"/>
          <w:sz w:val="21"/>
          <w:szCs w:val="21"/>
          <w14:ligatures w14:val="none"/>
        </w:rPr>
        <w:t>() {</w:t>
      </w:r>
    </w:p>
    <w:p w14:paraId="528F01F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534B168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02AC22E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20C45E1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copy</w:t>
      </w:r>
      <w:r w:rsidRPr="00F84913">
        <w:rPr>
          <w:rFonts w:ascii="Consolas" w:eastAsia="Times New Roman" w:hAnsi="Consolas" w:cs="Times New Roman"/>
          <w:color w:val="CCCCCC"/>
          <w:kern w:val="0"/>
          <w:sz w:val="21"/>
          <w:szCs w:val="21"/>
          <w14:ligatures w14:val="none"/>
        </w:rPr>
        <w:t>();</w:t>
      </w:r>
    </w:p>
    <w:p w14:paraId="285ABEE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moveLeft</w:t>
      </w:r>
      <w:r w:rsidRPr="00F84913">
        <w:rPr>
          <w:rFonts w:ascii="Consolas" w:eastAsia="Times New Roman" w:hAnsi="Consolas" w:cs="Times New Roman"/>
          <w:color w:val="CCCCCC"/>
          <w:kern w:val="0"/>
          <w:sz w:val="21"/>
          <w:szCs w:val="21"/>
          <w14:ligatures w14:val="none"/>
        </w:rPr>
        <w:t>();</w:t>
      </w:r>
    </w:p>
    <w:p w14:paraId="3C5B4C6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canPlace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w:t>
      </w:r>
    </w:p>
    <w:p w14:paraId="158F287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p>
    <w:p w14:paraId="301052A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D3F4F9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00DE4BC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B0DA9A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Di chuyển khối sang phải</w:t>
      </w:r>
    </w:p>
    <w:p w14:paraId="0631FA0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moveRight</w:t>
      </w:r>
      <w:r w:rsidRPr="00F84913">
        <w:rPr>
          <w:rFonts w:ascii="Consolas" w:eastAsia="Times New Roman" w:hAnsi="Consolas" w:cs="Times New Roman"/>
          <w:color w:val="CCCCCC"/>
          <w:kern w:val="0"/>
          <w:sz w:val="21"/>
          <w:szCs w:val="21"/>
          <w14:ligatures w14:val="none"/>
        </w:rPr>
        <w:t>() {</w:t>
      </w:r>
    </w:p>
    <w:p w14:paraId="4652CBA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715C3E2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7AC85E1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3CF6E8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copy</w:t>
      </w:r>
      <w:r w:rsidRPr="00F84913">
        <w:rPr>
          <w:rFonts w:ascii="Consolas" w:eastAsia="Times New Roman" w:hAnsi="Consolas" w:cs="Times New Roman"/>
          <w:color w:val="CCCCCC"/>
          <w:kern w:val="0"/>
          <w:sz w:val="21"/>
          <w:szCs w:val="21"/>
          <w14:ligatures w14:val="none"/>
        </w:rPr>
        <w:t>();</w:t>
      </w:r>
    </w:p>
    <w:p w14:paraId="77D1065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moveRight</w:t>
      </w:r>
      <w:r w:rsidRPr="00F84913">
        <w:rPr>
          <w:rFonts w:ascii="Consolas" w:eastAsia="Times New Roman" w:hAnsi="Consolas" w:cs="Times New Roman"/>
          <w:color w:val="CCCCCC"/>
          <w:kern w:val="0"/>
          <w:sz w:val="21"/>
          <w:szCs w:val="21"/>
          <w14:ligatures w14:val="none"/>
        </w:rPr>
        <w:t>();</w:t>
      </w:r>
    </w:p>
    <w:p w14:paraId="28ED1FD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canPlace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w:t>
      </w:r>
    </w:p>
    <w:p w14:paraId="2BEAFB5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p>
    <w:p w14:paraId="70B8B44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8E833A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F1241E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A76B8E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Thả khối nhanh hơn một chút (soft drop)</w:t>
      </w:r>
    </w:p>
    <w:p w14:paraId="37A006C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softDrop</w:t>
      </w:r>
      <w:r w:rsidRPr="00F84913">
        <w:rPr>
          <w:rFonts w:ascii="Consolas" w:eastAsia="Times New Roman" w:hAnsi="Consolas" w:cs="Times New Roman"/>
          <w:color w:val="CCCCCC"/>
          <w:kern w:val="0"/>
          <w:sz w:val="21"/>
          <w:szCs w:val="21"/>
          <w14:ligatures w14:val="none"/>
        </w:rPr>
        <w:t>() {</w:t>
      </w:r>
    </w:p>
    <w:p w14:paraId="1130D53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196F649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61719EC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EE560E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copy</w:t>
      </w:r>
      <w:r w:rsidRPr="00F84913">
        <w:rPr>
          <w:rFonts w:ascii="Consolas" w:eastAsia="Times New Roman" w:hAnsi="Consolas" w:cs="Times New Roman"/>
          <w:color w:val="CCCCCC"/>
          <w:kern w:val="0"/>
          <w:sz w:val="21"/>
          <w:szCs w:val="21"/>
          <w14:ligatures w14:val="none"/>
        </w:rPr>
        <w:t>();</w:t>
      </w:r>
    </w:p>
    <w:p w14:paraId="20C28C1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lastRenderedPageBreak/>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moveDown</w:t>
      </w:r>
      <w:r w:rsidRPr="00F84913">
        <w:rPr>
          <w:rFonts w:ascii="Consolas" w:eastAsia="Times New Roman" w:hAnsi="Consolas" w:cs="Times New Roman"/>
          <w:color w:val="CCCCCC"/>
          <w:kern w:val="0"/>
          <w:sz w:val="21"/>
          <w:szCs w:val="21"/>
          <w14:ligatures w14:val="none"/>
        </w:rPr>
        <w:t>();</w:t>
      </w:r>
    </w:p>
    <w:p w14:paraId="62859EA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canPlace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w:t>
      </w:r>
    </w:p>
    <w:p w14:paraId="3B246B5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p>
    <w:p w14:paraId="7F37FB4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21AF652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60C84FF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FB0F63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Thả khối xuống đáy ngay lập tức (hard drop)</w:t>
      </w:r>
    </w:p>
    <w:p w14:paraId="42E3B33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hardDrop</w:t>
      </w:r>
      <w:r w:rsidRPr="00F84913">
        <w:rPr>
          <w:rFonts w:ascii="Consolas" w:eastAsia="Times New Roman" w:hAnsi="Consolas" w:cs="Times New Roman"/>
          <w:color w:val="CCCCCC"/>
          <w:kern w:val="0"/>
          <w:sz w:val="21"/>
          <w:szCs w:val="21"/>
          <w14:ligatures w14:val="none"/>
        </w:rPr>
        <w:t>() {</w:t>
      </w:r>
    </w:p>
    <w:p w14:paraId="345F273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4170217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05C11D8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C95FC6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while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true</w:t>
      </w:r>
      <w:r w:rsidRPr="00F84913">
        <w:rPr>
          <w:rFonts w:ascii="Consolas" w:eastAsia="Times New Roman" w:hAnsi="Consolas" w:cs="Times New Roman"/>
          <w:color w:val="CCCCCC"/>
          <w:kern w:val="0"/>
          <w:sz w:val="21"/>
          <w:szCs w:val="21"/>
          <w14:ligatures w14:val="none"/>
        </w:rPr>
        <w:t>) {</w:t>
      </w:r>
    </w:p>
    <w:p w14:paraId="01012F7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copy</w:t>
      </w:r>
      <w:r w:rsidRPr="00F84913">
        <w:rPr>
          <w:rFonts w:ascii="Consolas" w:eastAsia="Times New Roman" w:hAnsi="Consolas" w:cs="Times New Roman"/>
          <w:color w:val="CCCCCC"/>
          <w:kern w:val="0"/>
          <w:sz w:val="21"/>
          <w:szCs w:val="21"/>
          <w14:ligatures w14:val="none"/>
        </w:rPr>
        <w:t>();</w:t>
      </w:r>
    </w:p>
    <w:p w14:paraId="2586FAF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moveDown</w:t>
      </w:r>
      <w:r w:rsidRPr="00F84913">
        <w:rPr>
          <w:rFonts w:ascii="Consolas" w:eastAsia="Times New Roman" w:hAnsi="Consolas" w:cs="Times New Roman"/>
          <w:color w:val="CCCCCC"/>
          <w:kern w:val="0"/>
          <w:sz w:val="21"/>
          <w:szCs w:val="21"/>
          <w14:ligatures w14:val="none"/>
        </w:rPr>
        <w:t>();</w:t>
      </w:r>
    </w:p>
    <w:p w14:paraId="4655BC0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canPlace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w:t>
      </w:r>
    </w:p>
    <w:p w14:paraId="621C358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p>
    <w:p w14:paraId="6F3E1BF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C586C0"/>
          <w:kern w:val="0"/>
          <w:sz w:val="21"/>
          <w:szCs w:val="21"/>
          <w14:ligatures w14:val="none"/>
        </w:rPr>
        <w:t>else</w:t>
      </w:r>
      <w:r w:rsidRPr="00F84913">
        <w:rPr>
          <w:rFonts w:ascii="Consolas" w:eastAsia="Times New Roman" w:hAnsi="Consolas" w:cs="Times New Roman"/>
          <w:color w:val="CCCCCC"/>
          <w:kern w:val="0"/>
          <w:sz w:val="21"/>
          <w:szCs w:val="21"/>
          <w14:ligatures w14:val="none"/>
        </w:rPr>
        <w:t xml:space="preserve"> {</w:t>
      </w:r>
    </w:p>
    <w:p w14:paraId="3CC394B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362E17E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21582C2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EA273D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tick</w:t>
      </w:r>
      <w:r w:rsidRPr="00F84913">
        <w:rPr>
          <w:rFonts w:ascii="Consolas" w:eastAsia="Times New Roman" w:hAnsi="Consolas" w:cs="Times New Roman"/>
          <w:color w:val="CCCCCC"/>
          <w:kern w:val="0"/>
          <w:sz w:val="21"/>
          <w:szCs w:val="21"/>
          <w14:ligatures w14:val="none"/>
        </w:rPr>
        <w:t>();</w:t>
      </w:r>
    </w:p>
    <w:p w14:paraId="4943B8C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613AB4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B9F144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Xoay khối</w:t>
      </w:r>
    </w:p>
    <w:p w14:paraId="20DA55F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rotate</w:t>
      </w:r>
      <w:r w:rsidRPr="00F84913">
        <w:rPr>
          <w:rFonts w:ascii="Consolas" w:eastAsia="Times New Roman" w:hAnsi="Consolas" w:cs="Times New Roman"/>
          <w:color w:val="CCCCCC"/>
          <w:kern w:val="0"/>
          <w:sz w:val="21"/>
          <w:szCs w:val="21"/>
          <w14:ligatures w14:val="none"/>
        </w:rPr>
        <w:t>() {</w:t>
      </w:r>
    </w:p>
    <w:p w14:paraId="7321B58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6F3E0E7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3ABD4F4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0B97609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copy</w:t>
      </w:r>
      <w:r w:rsidRPr="00F84913">
        <w:rPr>
          <w:rFonts w:ascii="Consolas" w:eastAsia="Times New Roman" w:hAnsi="Consolas" w:cs="Times New Roman"/>
          <w:color w:val="CCCCCC"/>
          <w:kern w:val="0"/>
          <w:sz w:val="21"/>
          <w:szCs w:val="21"/>
          <w14:ligatures w14:val="none"/>
        </w:rPr>
        <w:t>();</w:t>
      </w:r>
    </w:p>
    <w:p w14:paraId="496135C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rotate</w:t>
      </w:r>
      <w:r w:rsidRPr="00F84913">
        <w:rPr>
          <w:rFonts w:ascii="Consolas" w:eastAsia="Times New Roman" w:hAnsi="Consolas" w:cs="Times New Roman"/>
          <w:color w:val="CCCCCC"/>
          <w:kern w:val="0"/>
          <w:sz w:val="21"/>
          <w:szCs w:val="21"/>
          <w14:ligatures w14:val="none"/>
        </w:rPr>
        <w:t>();</w:t>
      </w:r>
    </w:p>
    <w:p w14:paraId="3158101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canPlace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 {</w:t>
      </w:r>
    </w:p>
    <w:p w14:paraId="1A6E408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w:t>
      </w:r>
      <w:r w:rsidRPr="00F84913">
        <w:rPr>
          <w:rFonts w:ascii="Consolas" w:eastAsia="Times New Roman" w:hAnsi="Consolas" w:cs="Times New Roman"/>
          <w:color w:val="CCCCCC"/>
          <w:kern w:val="0"/>
          <w:sz w:val="21"/>
          <w:szCs w:val="21"/>
          <w14:ligatures w14:val="none"/>
        </w:rPr>
        <w:t>;</w:t>
      </w:r>
    </w:p>
    <w:p w14:paraId="12AE9D1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FCE371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3524CAE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F89777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Kiểm tra game over</w:t>
      </w:r>
    </w:p>
    <w:p w14:paraId="37B988E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boolean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isGameOver</w:t>
      </w:r>
      <w:r w:rsidRPr="00F84913">
        <w:rPr>
          <w:rFonts w:ascii="Consolas" w:eastAsia="Times New Roman" w:hAnsi="Consolas" w:cs="Times New Roman"/>
          <w:color w:val="CCCCCC"/>
          <w:kern w:val="0"/>
          <w:sz w:val="21"/>
          <w:szCs w:val="21"/>
          <w14:ligatures w14:val="none"/>
        </w:rPr>
        <w:t>() {</w:t>
      </w:r>
    </w:p>
    <w:p w14:paraId="63C6740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w:t>
      </w:r>
    </w:p>
    <w:p w14:paraId="4F5E873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8760BD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3B02BA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Khởi động lại trò chơi</w:t>
      </w:r>
    </w:p>
    <w:p w14:paraId="7887F16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reset</w:t>
      </w:r>
      <w:r w:rsidRPr="00F84913">
        <w:rPr>
          <w:rFonts w:ascii="Consolas" w:eastAsia="Times New Roman" w:hAnsi="Consolas" w:cs="Times New Roman"/>
          <w:color w:val="CCCCCC"/>
          <w:kern w:val="0"/>
          <w:sz w:val="21"/>
          <w:szCs w:val="21"/>
          <w14:ligatures w14:val="none"/>
        </w:rPr>
        <w:t>() {</w:t>
      </w:r>
    </w:p>
    <w:p w14:paraId="1244AB5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reset</w:t>
      </w:r>
      <w:r w:rsidRPr="00F84913">
        <w:rPr>
          <w:rFonts w:ascii="Consolas" w:eastAsia="Times New Roman" w:hAnsi="Consolas" w:cs="Times New Roman"/>
          <w:color w:val="CCCCCC"/>
          <w:kern w:val="0"/>
          <w:sz w:val="21"/>
          <w:szCs w:val="21"/>
          <w14:ligatures w14:val="none"/>
        </w:rPr>
        <w:t>();</w:t>
      </w:r>
    </w:p>
    <w:p w14:paraId="6F6D5DE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score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reset</w:t>
      </w:r>
      <w:r w:rsidRPr="00F84913">
        <w:rPr>
          <w:rFonts w:ascii="Consolas" w:eastAsia="Times New Roman" w:hAnsi="Consolas" w:cs="Times New Roman"/>
          <w:color w:val="CCCCCC"/>
          <w:kern w:val="0"/>
          <w:sz w:val="21"/>
          <w:szCs w:val="21"/>
          <w14:ligatures w14:val="none"/>
        </w:rPr>
        <w:t>();</w:t>
      </w:r>
    </w:p>
    <w:p w14:paraId="51B83D1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spawn</w:t>
      </w:r>
      <w:r w:rsidRPr="00F84913">
        <w:rPr>
          <w:rFonts w:ascii="Consolas" w:eastAsia="Times New Roman" w:hAnsi="Consolas" w:cs="Times New Roman"/>
          <w:color w:val="CCCCCC"/>
          <w:kern w:val="0"/>
          <w:sz w:val="21"/>
          <w:szCs w:val="21"/>
          <w14:ligatures w14:val="none"/>
        </w:rPr>
        <w:t>();</w:t>
      </w:r>
    </w:p>
    <w:p w14:paraId="240C4AA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06981A4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w:t>
      </w:r>
    </w:p>
    <w:p w14:paraId="1435893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4DEA267" w14:textId="3391DF4B" w:rsidR="00CA7438" w:rsidRDefault="00E06957" w:rsidP="00CA7438">
      <w:pPr>
        <w:pStyle w:val="Heading30"/>
      </w:pPr>
      <w:bookmarkStart w:id="55" w:name="_Toc213910032"/>
      <w:r>
        <w:lastRenderedPageBreak/>
        <w:t>6.</w:t>
      </w:r>
      <w:r w:rsidR="00CA7438">
        <w:t xml:space="preserve">1.7. </w:t>
      </w:r>
      <w:r w:rsidR="00CA7438" w:rsidRPr="00F84913">
        <w:t>HighScoreManager.java</w:t>
      </w:r>
      <w:bookmarkEnd w:id="55"/>
    </w:p>
    <w:p w14:paraId="4C0940E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1A0CB97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532C26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io</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BufferedReader</w:t>
      </w:r>
      <w:r w:rsidRPr="00F84913">
        <w:rPr>
          <w:rFonts w:ascii="Consolas" w:eastAsia="Times New Roman" w:hAnsi="Consolas" w:cs="Times New Roman"/>
          <w:color w:val="CCCCCC"/>
          <w:kern w:val="0"/>
          <w:sz w:val="21"/>
          <w:szCs w:val="21"/>
          <w14:ligatures w14:val="none"/>
        </w:rPr>
        <w:t>;</w:t>
      </w:r>
    </w:p>
    <w:p w14:paraId="37588C3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io</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File</w:t>
      </w:r>
      <w:r w:rsidRPr="00F84913">
        <w:rPr>
          <w:rFonts w:ascii="Consolas" w:eastAsia="Times New Roman" w:hAnsi="Consolas" w:cs="Times New Roman"/>
          <w:color w:val="CCCCCC"/>
          <w:kern w:val="0"/>
          <w:sz w:val="21"/>
          <w:szCs w:val="21"/>
          <w14:ligatures w14:val="none"/>
        </w:rPr>
        <w:t>;</w:t>
      </w:r>
    </w:p>
    <w:p w14:paraId="5B06CBB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io</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FileReader</w:t>
      </w:r>
      <w:r w:rsidRPr="00F84913">
        <w:rPr>
          <w:rFonts w:ascii="Consolas" w:eastAsia="Times New Roman" w:hAnsi="Consolas" w:cs="Times New Roman"/>
          <w:color w:val="CCCCCC"/>
          <w:kern w:val="0"/>
          <w:sz w:val="21"/>
          <w:szCs w:val="21"/>
          <w14:ligatures w14:val="none"/>
        </w:rPr>
        <w:t>;</w:t>
      </w:r>
    </w:p>
    <w:p w14:paraId="2EC1900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io</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FileWriter</w:t>
      </w:r>
      <w:r w:rsidRPr="00F84913">
        <w:rPr>
          <w:rFonts w:ascii="Consolas" w:eastAsia="Times New Roman" w:hAnsi="Consolas" w:cs="Times New Roman"/>
          <w:color w:val="CCCCCC"/>
          <w:kern w:val="0"/>
          <w:sz w:val="21"/>
          <w:szCs w:val="21"/>
          <w14:ligatures w14:val="none"/>
        </w:rPr>
        <w:t>;</w:t>
      </w:r>
    </w:p>
    <w:p w14:paraId="52C056D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io</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IOException</w:t>
      </w:r>
      <w:r w:rsidRPr="00F84913">
        <w:rPr>
          <w:rFonts w:ascii="Consolas" w:eastAsia="Times New Roman" w:hAnsi="Consolas" w:cs="Times New Roman"/>
          <w:color w:val="CCCCCC"/>
          <w:kern w:val="0"/>
          <w:sz w:val="21"/>
          <w:szCs w:val="21"/>
          <w14:ligatures w14:val="none"/>
        </w:rPr>
        <w:t>;</w:t>
      </w:r>
    </w:p>
    <w:p w14:paraId="37D0ED5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io</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PrintWriter</w:t>
      </w:r>
      <w:r w:rsidRPr="00F84913">
        <w:rPr>
          <w:rFonts w:ascii="Consolas" w:eastAsia="Times New Roman" w:hAnsi="Consolas" w:cs="Times New Roman"/>
          <w:color w:val="CCCCCC"/>
          <w:kern w:val="0"/>
          <w:sz w:val="21"/>
          <w:szCs w:val="21"/>
          <w14:ligatures w14:val="none"/>
        </w:rPr>
        <w:t>;</w:t>
      </w:r>
    </w:p>
    <w:p w14:paraId="652F18D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ADA082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w:t>
      </w:r>
    </w:p>
    <w:p w14:paraId="7978155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Một class riêng chỉ để quản lý việc đọc và ghi</w:t>
      </w:r>
    </w:p>
    <w:p w14:paraId="0ED77B8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một file điểm cao duy nhất (highscore.txt).</w:t>
      </w:r>
    </w:p>
    <w:p w14:paraId="7BAACA79" w14:textId="084CA032"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xml:space="preserve"> * File này là Java thuần túy, nó hoạt động với cả </w:t>
      </w:r>
      <w:r w:rsidR="00A231DB">
        <w:rPr>
          <w:rFonts w:ascii="Consolas" w:eastAsia="Times New Roman" w:hAnsi="Consolas" w:cs="Times New Roman"/>
          <w:color w:val="6A9955"/>
          <w:kern w:val="0"/>
          <w:sz w:val="21"/>
          <w:szCs w:val="21"/>
          <w14:ligatures w14:val="none"/>
        </w:rPr>
        <w:t>Java Swing/AWT</w:t>
      </w:r>
      <w:r w:rsidRPr="00F84913">
        <w:rPr>
          <w:rFonts w:ascii="Consolas" w:eastAsia="Times New Roman" w:hAnsi="Consolas" w:cs="Times New Roman"/>
          <w:color w:val="6A9955"/>
          <w:kern w:val="0"/>
          <w:sz w:val="21"/>
          <w:szCs w:val="21"/>
          <w14:ligatures w14:val="none"/>
        </w:rPr>
        <w:t xml:space="preserve"> và JavaSwing.</w:t>
      </w:r>
    </w:p>
    <w:p w14:paraId="62267B6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795899D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HighScoreManager</w:t>
      </w:r>
      <w:r w:rsidRPr="00F84913">
        <w:rPr>
          <w:rFonts w:ascii="Consolas" w:eastAsia="Times New Roman" w:hAnsi="Consolas" w:cs="Times New Roman"/>
          <w:color w:val="CCCCCC"/>
          <w:kern w:val="0"/>
          <w:sz w:val="21"/>
          <w:szCs w:val="21"/>
          <w14:ligatures w14:val="none"/>
        </w:rPr>
        <w:t xml:space="preserve"> {</w:t>
      </w:r>
    </w:p>
    <w:p w14:paraId="5712F09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0CA5049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Tên file để lưu điểm</w:t>
      </w:r>
    </w:p>
    <w:p w14:paraId="31AEA52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File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file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File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"highscore.txt"</w:t>
      </w:r>
      <w:r w:rsidRPr="00F84913">
        <w:rPr>
          <w:rFonts w:ascii="Consolas" w:eastAsia="Times New Roman" w:hAnsi="Consolas" w:cs="Times New Roman"/>
          <w:color w:val="CCCCCC"/>
          <w:kern w:val="0"/>
          <w:sz w:val="21"/>
          <w:szCs w:val="21"/>
          <w14:ligatures w14:val="none"/>
        </w:rPr>
        <w:t>);</w:t>
      </w:r>
    </w:p>
    <w:p w14:paraId="1402596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92D946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24A2D2D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Tải điểm cao nhất từ file.</w:t>
      </w:r>
    </w:p>
    <w:p w14:paraId="157E538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xml:space="preserve">     * </w:t>
      </w:r>
      <w:r w:rsidRPr="00F84913">
        <w:rPr>
          <w:rFonts w:ascii="Consolas" w:eastAsia="Times New Roman" w:hAnsi="Consolas" w:cs="Times New Roman"/>
          <w:color w:val="569CD6"/>
          <w:kern w:val="0"/>
          <w:sz w:val="21"/>
          <w:szCs w:val="21"/>
          <w14:ligatures w14:val="none"/>
        </w:rPr>
        <w:t>@return</w:t>
      </w:r>
      <w:r w:rsidRPr="00F84913">
        <w:rPr>
          <w:rFonts w:ascii="Consolas" w:eastAsia="Times New Roman" w:hAnsi="Consolas" w:cs="Times New Roman"/>
          <w:color w:val="6A9955"/>
          <w:kern w:val="0"/>
          <w:sz w:val="21"/>
          <w:szCs w:val="21"/>
          <w14:ligatures w14:val="none"/>
        </w:rPr>
        <w:t xml:space="preserve"> Điểm cao nhất đã lưu, hoặc 0 nếu file không tồn tại/bị lỗi.</w:t>
      </w:r>
    </w:p>
    <w:p w14:paraId="2A570CF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6899AFB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load</w:t>
      </w:r>
      <w:r w:rsidRPr="00F84913">
        <w:rPr>
          <w:rFonts w:ascii="Consolas" w:eastAsia="Times New Roman" w:hAnsi="Consolas" w:cs="Times New Roman"/>
          <w:color w:val="CCCCCC"/>
          <w:kern w:val="0"/>
          <w:sz w:val="21"/>
          <w:szCs w:val="21"/>
          <w14:ligatures w14:val="none"/>
        </w:rPr>
        <w:t>() {</w:t>
      </w:r>
    </w:p>
    <w:p w14:paraId="6AF77BC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Nếu file không tồn tại, trả về 0</w:t>
      </w:r>
    </w:p>
    <w:p w14:paraId="3353D81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FC1FF"/>
          <w:kern w:val="0"/>
          <w:sz w:val="21"/>
          <w:szCs w:val="21"/>
          <w14:ligatures w14:val="none"/>
        </w:rPr>
        <w:t>file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exists</w:t>
      </w:r>
      <w:r w:rsidRPr="00F84913">
        <w:rPr>
          <w:rFonts w:ascii="Consolas" w:eastAsia="Times New Roman" w:hAnsi="Consolas" w:cs="Times New Roman"/>
          <w:color w:val="CCCCCC"/>
          <w:kern w:val="0"/>
          <w:sz w:val="21"/>
          <w:szCs w:val="21"/>
          <w14:ligatures w14:val="none"/>
        </w:rPr>
        <w:t>()) {</w:t>
      </w:r>
    </w:p>
    <w:p w14:paraId="32957B5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2BAA818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738746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5BD69B7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Dùng try-with-resources để tự động đóng file</w:t>
      </w:r>
    </w:p>
    <w:p w14:paraId="5317DED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try</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BufferedReader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BufferedReader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FileReader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file</w:t>
      </w:r>
      <w:r w:rsidRPr="00F84913">
        <w:rPr>
          <w:rFonts w:ascii="Consolas" w:eastAsia="Times New Roman" w:hAnsi="Consolas" w:cs="Times New Roman"/>
          <w:color w:val="CCCCCC"/>
          <w:kern w:val="0"/>
          <w:sz w:val="21"/>
          <w:szCs w:val="21"/>
          <w14:ligatures w14:val="none"/>
        </w:rPr>
        <w:t>))) {</w:t>
      </w:r>
    </w:p>
    <w:p w14:paraId="55CD463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String</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br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readLine</w:t>
      </w:r>
      <w:r w:rsidRPr="00F84913">
        <w:rPr>
          <w:rFonts w:ascii="Consolas" w:eastAsia="Times New Roman" w:hAnsi="Consolas" w:cs="Times New Roman"/>
          <w:color w:val="CCCCCC"/>
          <w:kern w:val="0"/>
          <w:sz w:val="21"/>
          <w:szCs w:val="21"/>
          <w14:ligatures w14:val="none"/>
        </w:rPr>
        <w:t>();</w:t>
      </w:r>
    </w:p>
    <w:p w14:paraId="3F0C3AF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&amp;&amp;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9CDCFE"/>
          <w:kern w:val="0"/>
          <w:sz w:val="21"/>
          <w:szCs w:val="21"/>
          <w14:ligatures w14:val="none"/>
        </w:rPr>
        <w:t>line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isEmpty</w:t>
      </w:r>
      <w:r w:rsidRPr="00F84913">
        <w:rPr>
          <w:rFonts w:ascii="Consolas" w:eastAsia="Times New Roman" w:hAnsi="Consolas" w:cs="Times New Roman"/>
          <w:color w:val="CCCCCC"/>
          <w:kern w:val="0"/>
          <w:sz w:val="21"/>
          <w:szCs w:val="21"/>
          <w14:ligatures w14:val="none"/>
        </w:rPr>
        <w:t>()) {</w:t>
      </w:r>
    </w:p>
    <w:p w14:paraId="5340224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Chuyển dòng chữ đọc được thành con số</w:t>
      </w:r>
    </w:p>
    <w:p w14:paraId="5E6ED46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Integer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parseInt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line</w:t>
      </w:r>
      <w:r w:rsidRPr="00F84913">
        <w:rPr>
          <w:rFonts w:ascii="Consolas" w:eastAsia="Times New Roman" w:hAnsi="Consolas" w:cs="Times New Roman"/>
          <w:color w:val="CCCCCC"/>
          <w:kern w:val="0"/>
          <w:sz w:val="21"/>
          <w:szCs w:val="21"/>
          <w14:ligatures w14:val="none"/>
        </w:rPr>
        <w:t>);</w:t>
      </w:r>
    </w:p>
    <w:p w14:paraId="5CD672F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2A06476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C586C0"/>
          <w:kern w:val="0"/>
          <w:sz w:val="21"/>
          <w:szCs w:val="21"/>
          <w14:ligatures w14:val="none"/>
        </w:rPr>
        <w:t>catch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IOException</w:t>
      </w: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4EC9B0"/>
          <w:kern w:val="0"/>
          <w:sz w:val="21"/>
          <w:szCs w:val="21"/>
          <w14:ligatures w14:val="none"/>
        </w:rPr>
        <w:t>NumberFormatException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e</w:t>
      </w:r>
      <w:r w:rsidRPr="00F84913">
        <w:rPr>
          <w:rFonts w:ascii="Consolas" w:eastAsia="Times New Roman" w:hAnsi="Consolas" w:cs="Times New Roman"/>
          <w:color w:val="CCCCCC"/>
          <w:kern w:val="0"/>
          <w:sz w:val="21"/>
          <w:szCs w:val="21"/>
          <w14:ligatures w14:val="none"/>
        </w:rPr>
        <w:t>) {</w:t>
      </w:r>
    </w:p>
    <w:p w14:paraId="4DED043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Nếu file lỗi hoặc không đọc được số, coi như điểm là 0</w:t>
      </w:r>
    </w:p>
    <w:p w14:paraId="18C6AF3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printStackTrace</w:t>
      </w:r>
      <w:r w:rsidRPr="00F84913">
        <w:rPr>
          <w:rFonts w:ascii="Consolas" w:eastAsia="Times New Roman" w:hAnsi="Consolas" w:cs="Times New Roman"/>
          <w:color w:val="CCCCCC"/>
          <w:kern w:val="0"/>
          <w:sz w:val="21"/>
          <w:szCs w:val="21"/>
          <w14:ligatures w14:val="none"/>
        </w:rPr>
        <w:t>();</w:t>
      </w:r>
    </w:p>
    <w:p w14:paraId="193D45B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5EA7A0A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FCAB1C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7E1234D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1B8131D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662892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4D3595C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lastRenderedPageBreak/>
        <w:t>     * Lưu điểm cao nhất mới vào file.</w:t>
      </w:r>
    </w:p>
    <w:p w14:paraId="1BBF0A7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xml:space="preserve">     * </w:t>
      </w:r>
      <w:r w:rsidRPr="00F84913">
        <w:rPr>
          <w:rFonts w:ascii="Consolas" w:eastAsia="Times New Roman" w:hAnsi="Consolas" w:cs="Times New Roman"/>
          <w:color w:val="569CD6"/>
          <w:kern w:val="0"/>
          <w:sz w:val="21"/>
          <w:szCs w:val="21"/>
          <w14:ligatures w14:val="none"/>
        </w:rPr>
        <w:t>@param</w:t>
      </w:r>
      <w:r w:rsidRPr="00F84913">
        <w:rPr>
          <w:rFonts w:ascii="Consolas" w:eastAsia="Times New Roman" w:hAnsi="Consolas" w:cs="Times New Roman"/>
          <w:color w:val="6A9955"/>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score</w:t>
      </w:r>
      <w:r w:rsidRPr="00F84913">
        <w:rPr>
          <w:rFonts w:ascii="Consolas" w:eastAsia="Times New Roman" w:hAnsi="Consolas" w:cs="Times New Roman"/>
          <w:color w:val="6A9955"/>
          <w:kern w:val="0"/>
          <w:sz w:val="21"/>
          <w:szCs w:val="21"/>
          <w14:ligatures w14:val="none"/>
        </w:rPr>
        <w:t xml:space="preserve"> Điểm cao nhất mới để ghi đè.</w:t>
      </w:r>
    </w:p>
    <w:p w14:paraId="0B01730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51A616A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save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score</w:t>
      </w:r>
      <w:r w:rsidRPr="00F84913">
        <w:rPr>
          <w:rFonts w:ascii="Consolas" w:eastAsia="Times New Roman" w:hAnsi="Consolas" w:cs="Times New Roman"/>
          <w:color w:val="CCCCCC"/>
          <w:kern w:val="0"/>
          <w:sz w:val="21"/>
          <w:szCs w:val="21"/>
          <w14:ligatures w14:val="none"/>
        </w:rPr>
        <w:t>) {</w:t>
      </w:r>
    </w:p>
    <w:p w14:paraId="6BBEDE7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Dùng try-with-resources để tự động đóng file</w:t>
      </w:r>
    </w:p>
    <w:p w14:paraId="1469CCC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try</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PrintWriter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pw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PrintWriter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FileWriter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file</w:t>
      </w:r>
      <w:r w:rsidRPr="00F84913">
        <w:rPr>
          <w:rFonts w:ascii="Consolas" w:eastAsia="Times New Roman" w:hAnsi="Consolas" w:cs="Times New Roman"/>
          <w:color w:val="CCCCCC"/>
          <w:kern w:val="0"/>
          <w:sz w:val="21"/>
          <w:szCs w:val="21"/>
          <w14:ligatures w14:val="none"/>
        </w:rPr>
        <w:t>))) {</w:t>
      </w:r>
    </w:p>
    <w:p w14:paraId="39E2D6A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Ghi con số (điểm) vào file</w:t>
      </w:r>
    </w:p>
    <w:p w14:paraId="4E507F2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pw</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println</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score</w:t>
      </w:r>
      <w:r w:rsidRPr="00F84913">
        <w:rPr>
          <w:rFonts w:ascii="Consolas" w:eastAsia="Times New Roman" w:hAnsi="Consolas" w:cs="Times New Roman"/>
          <w:color w:val="CCCCCC"/>
          <w:kern w:val="0"/>
          <w:sz w:val="21"/>
          <w:szCs w:val="21"/>
          <w14:ligatures w14:val="none"/>
        </w:rPr>
        <w:t>);</w:t>
      </w:r>
    </w:p>
    <w:p w14:paraId="012B02D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C586C0"/>
          <w:kern w:val="0"/>
          <w:sz w:val="21"/>
          <w:szCs w:val="21"/>
          <w14:ligatures w14:val="none"/>
        </w:rPr>
        <w:t>catch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IOException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e</w:t>
      </w:r>
      <w:r w:rsidRPr="00F84913">
        <w:rPr>
          <w:rFonts w:ascii="Consolas" w:eastAsia="Times New Roman" w:hAnsi="Consolas" w:cs="Times New Roman"/>
          <w:color w:val="CCCCCC"/>
          <w:kern w:val="0"/>
          <w:sz w:val="21"/>
          <w:szCs w:val="21"/>
          <w14:ligatures w14:val="none"/>
        </w:rPr>
        <w:t>) {</w:t>
      </w:r>
    </w:p>
    <w:p w14:paraId="6A19B04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printStackTrace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In lỗi ra console nếu không lưu được</w:t>
      </w:r>
    </w:p>
    <w:p w14:paraId="768B6A8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D82BC3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B7AAD7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w:t>
      </w:r>
    </w:p>
    <w:p w14:paraId="2C5CBBBE" w14:textId="02C2FFD7" w:rsidR="00CA7438" w:rsidRDefault="00E06957" w:rsidP="00CA7438">
      <w:pPr>
        <w:pStyle w:val="Heading30"/>
      </w:pPr>
      <w:bookmarkStart w:id="56" w:name="_Toc213910033"/>
      <w:r>
        <w:t>6.</w:t>
      </w:r>
      <w:r w:rsidR="00CA7438">
        <w:t xml:space="preserve">1.8. </w:t>
      </w:r>
      <w:r w:rsidR="00CA7438" w:rsidRPr="00F84913">
        <w:t>Position.java</w:t>
      </w:r>
      <w:bookmarkEnd w:id="56"/>
    </w:p>
    <w:p w14:paraId="7C9B2CE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6815B12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33A9B2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w:t>
      </w:r>
    </w:p>
    <w:p w14:paraId="1A5F33E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Lớp Position đại diện cho một vị trí trong ma trận với hàng và cột.</w:t>
      </w:r>
    </w:p>
    <w:p w14:paraId="5156439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xml:space="preserve"> * </w:t>
      </w:r>
    </w:p>
    <w:p w14:paraId="756BAD3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Các thuộc tính:</w:t>
      </w:r>
    </w:p>
    <w:p w14:paraId="3EE08A5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 row: chỉ số hàng của vị trí.</w:t>
      </w:r>
    </w:p>
    <w:p w14:paraId="47272AF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 col: chỉ số cột của vị trí.</w:t>
      </w:r>
    </w:p>
    <w:p w14:paraId="44A7B13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xml:space="preserve"> * </w:t>
      </w:r>
    </w:p>
    <w:p w14:paraId="7045D43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Các phương thức:</w:t>
      </w:r>
    </w:p>
    <w:p w14:paraId="41EAD78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 Position(int r, int c): Khởi tạo một đối tượng Position với hàng và cột được chỉ định.</w:t>
      </w:r>
    </w:p>
    <w:p w14:paraId="695C6EC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 Position copy(): Tạo và trả về một bản sao của đối tượng Position hiện tại.</w:t>
      </w:r>
    </w:p>
    <w:p w14:paraId="1A129C5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57056DF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Position</w:t>
      </w:r>
      <w:r w:rsidRPr="00F84913">
        <w:rPr>
          <w:rFonts w:ascii="Consolas" w:eastAsia="Times New Roman" w:hAnsi="Consolas" w:cs="Times New Roman"/>
          <w:color w:val="CCCCCC"/>
          <w:kern w:val="0"/>
          <w:sz w:val="21"/>
          <w:szCs w:val="21"/>
          <w14:ligatures w14:val="none"/>
        </w:rPr>
        <w:t xml:space="preserve"> {</w:t>
      </w:r>
    </w:p>
    <w:p w14:paraId="065919F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col</w:t>
      </w:r>
      <w:r w:rsidRPr="00F84913">
        <w:rPr>
          <w:rFonts w:ascii="Consolas" w:eastAsia="Times New Roman" w:hAnsi="Consolas" w:cs="Times New Roman"/>
          <w:color w:val="CCCCCC"/>
          <w:kern w:val="0"/>
          <w:sz w:val="21"/>
          <w:szCs w:val="21"/>
          <w14:ligatures w14:val="none"/>
        </w:rPr>
        <w:t>;</w:t>
      </w:r>
    </w:p>
    <w:p w14:paraId="2346D6A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Position</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w:t>
      </w:r>
    </w:p>
    <w:p w14:paraId="6FA5930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Position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copy</w:t>
      </w: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Position</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col</w:t>
      </w:r>
      <w:r w:rsidRPr="00F84913">
        <w:rPr>
          <w:rFonts w:ascii="Consolas" w:eastAsia="Times New Roman" w:hAnsi="Consolas" w:cs="Times New Roman"/>
          <w:color w:val="CCCCCC"/>
          <w:kern w:val="0"/>
          <w:sz w:val="21"/>
          <w:szCs w:val="21"/>
          <w14:ligatures w14:val="none"/>
        </w:rPr>
        <w:t>); }</w:t>
      </w:r>
    </w:p>
    <w:p w14:paraId="3E06E6B0" w14:textId="77777777" w:rsid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F84913">
        <w:rPr>
          <w:rFonts w:ascii="Consolas" w:eastAsia="Times New Roman" w:hAnsi="Consolas" w:cs="Times New Roman"/>
          <w:color w:val="CCCCCC"/>
          <w:kern w:val="0"/>
          <w:sz w:val="21"/>
          <w:szCs w:val="21"/>
          <w14:ligatures w14:val="none"/>
        </w:rPr>
        <w:t>}</w:t>
      </w:r>
    </w:p>
    <w:p w14:paraId="29CCB1C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p>
    <w:p w14:paraId="2CCBD4F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2B6B744" w14:textId="77777777" w:rsidR="00CA7438" w:rsidRDefault="00CA7438" w:rsidP="00CA7438">
      <w:pPr>
        <w:pStyle w:val="Heading30"/>
      </w:pPr>
    </w:p>
    <w:p w14:paraId="56A17EDF" w14:textId="77777777" w:rsidR="00CA7438" w:rsidRDefault="00CA7438" w:rsidP="00CA7438">
      <w:pPr>
        <w:pStyle w:val="Heading30"/>
      </w:pPr>
    </w:p>
    <w:p w14:paraId="0C8D22AE" w14:textId="77777777" w:rsidR="00CA7438" w:rsidRDefault="00CA7438" w:rsidP="00CA7438">
      <w:pPr>
        <w:pStyle w:val="Heading30"/>
      </w:pPr>
    </w:p>
    <w:p w14:paraId="1D7835BE" w14:textId="77777777" w:rsidR="00CA7438" w:rsidRDefault="00CA7438" w:rsidP="00CA7438">
      <w:pPr>
        <w:pStyle w:val="Heading30"/>
      </w:pPr>
    </w:p>
    <w:p w14:paraId="27B28D45" w14:textId="169A94A6" w:rsidR="00CA7438" w:rsidRDefault="00E06957" w:rsidP="00CA7438">
      <w:pPr>
        <w:pStyle w:val="Heading30"/>
      </w:pPr>
      <w:bookmarkStart w:id="57" w:name="_Toc213910034"/>
      <w:r>
        <w:lastRenderedPageBreak/>
        <w:t>6.1.9. Score.java</w:t>
      </w:r>
      <w:bookmarkEnd w:id="57"/>
    </w:p>
    <w:p w14:paraId="07E2625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CCCCCC"/>
          <w:kern w:val="0"/>
          <w:sz w:val="21"/>
          <w:szCs w:val="21"/>
          <w14:ligatures w14:val="none"/>
        </w:rPr>
        <w:t>;</w:t>
      </w:r>
    </w:p>
    <w:p w14:paraId="12E3680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91A351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Score</w:t>
      </w:r>
      <w:r w:rsidRPr="00F84913">
        <w:rPr>
          <w:rFonts w:ascii="Consolas" w:eastAsia="Times New Roman" w:hAnsi="Consolas" w:cs="Times New Roman"/>
          <w:color w:val="CCCCCC"/>
          <w:kern w:val="0"/>
          <w:sz w:val="21"/>
          <w:szCs w:val="21"/>
          <w14:ligatures w14:val="none"/>
        </w:rPr>
        <w:t xml:space="preserve"> {</w:t>
      </w:r>
    </w:p>
    <w:p w14:paraId="3D72E8A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tổng điểm của người chơi</w:t>
      </w:r>
    </w:p>
    <w:p w14:paraId="7C5424D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score</w:t>
      </w:r>
      <w:r w:rsidRPr="00F84913">
        <w:rPr>
          <w:rFonts w:ascii="Consolas" w:eastAsia="Times New Roman" w:hAnsi="Consolas" w:cs="Times New Roman"/>
          <w:color w:val="CCCCCC"/>
          <w:kern w:val="0"/>
          <w:sz w:val="21"/>
          <w:szCs w:val="21"/>
          <w14:ligatures w14:val="none"/>
        </w:rPr>
        <w:t>;</w:t>
      </w:r>
    </w:p>
    <w:p w14:paraId="4315FB3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tổng số dòng đã xóa từ đầu game</w:t>
      </w:r>
    </w:p>
    <w:p w14:paraId="3D54106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linesCleared</w:t>
      </w:r>
      <w:r w:rsidRPr="00F84913">
        <w:rPr>
          <w:rFonts w:ascii="Consolas" w:eastAsia="Times New Roman" w:hAnsi="Consolas" w:cs="Times New Roman"/>
          <w:color w:val="CCCCCC"/>
          <w:kern w:val="0"/>
          <w:sz w:val="21"/>
          <w:szCs w:val="21"/>
          <w14:ligatures w14:val="none"/>
        </w:rPr>
        <w:t>;</w:t>
      </w:r>
    </w:p>
    <w:p w14:paraId="5D051C1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level hiện tại (ảnh hưởng điểm)</w:t>
      </w:r>
    </w:p>
    <w:p w14:paraId="2812DFA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level</w:t>
      </w:r>
      <w:r w:rsidRPr="00F84913">
        <w:rPr>
          <w:rFonts w:ascii="Consolas" w:eastAsia="Times New Roman" w:hAnsi="Consolas" w:cs="Times New Roman"/>
          <w:color w:val="CCCCCC"/>
          <w:kern w:val="0"/>
          <w:sz w:val="21"/>
          <w:szCs w:val="21"/>
          <w14:ligatures w14:val="none"/>
        </w:rPr>
        <w:t>;</w:t>
      </w:r>
    </w:p>
    <w:p w14:paraId="771A6F2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C26ACB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Score</w:t>
      </w:r>
      <w:r w:rsidRPr="00F84913">
        <w:rPr>
          <w:rFonts w:ascii="Consolas" w:eastAsia="Times New Roman" w:hAnsi="Consolas" w:cs="Times New Roman"/>
          <w:color w:val="CCCCCC"/>
          <w:kern w:val="0"/>
          <w:sz w:val="21"/>
          <w:szCs w:val="21"/>
          <w14:ligatures w14:val="none"/>
        </w:rPr>
        <w:t>() {</w:t>
      </w:r>
    </w:p>
    <w:p w14:paraId="02BDC7D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score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45A7921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linesCleared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489D3FA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level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bắt đầu ở level 1</w:t>
      </w:r>
    </w:p>
    <w:p w14:paraId="53A091D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2087FB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B192ED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00266B9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Gọi hàm này mỗi khi board xóa được vài dòng trong 1 lần.</w:t>
      </w:r>
    </w:p>
    <w:p w14:paraId="5CF9200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xml:space="preserve">     * </w:t>
      </w:r>
      <w:r w:rsidRPr="00F84913">
        <w:rPr>
          <w:rFonts w:ascii="Consolas" w:eastAsia="Times New Roman" w:hAnsi="Consolas" w:cs="Times New Roman"/>
          <w:color w:val="569CD6"/>
          <w:kern w:val="0"/>
          <w:sz w:val="21"/>
          <w:szCs w:val="21"/>
          <w14:ligatures w14:val="none"/>
        </w:rPr>
        <w:t>@param</w:t>
      </w:r>
      <w:r w:rsidRPr="00F84913">
        <w:rPr>
          <w:rFonts w:ascii="Consolas" w:eastAsia="Times New Roman" w:hAnsi="Consolas" w:cs="Times New Roman"/>
          <w:color w:val="6A9955"/>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lines</w:t>
      </w:r>
      <w:r w:rsidRPr="00F84913">
        <w:rPr>
          <w:rFonts w:ascii="Consolas" w:eastAsia="Times New Roman" w:hAnsi="Consolas" w:cs="Times New Roman"/>
          <w:color w:val="6A9955"/>
          <w:kern w:val="0"/>
          <w:sz w:val="21"/>
          <w:szCs w:val="21"/>
          <w14:ligatures w14:val="none"/>
        </w:rPr>
        <w:t xml:space="preserve"> số dòng xóa được (thường 1–4)</w:t>
      </w:r>
    </w:p>
    <w:p w14:paraId="5C4F30B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650BF7B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addLinesCleared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lines</w:t>
      </w:r>
      <w:r w:rsidRPr="00F84913">
        <w:rPr>
          <w:rFonts w:ascii="Consolas" w:eastAsia="Times New Roman" w:hAnsi="Consolas" w:cs="Times New Roman"/>
          <w:color w:val="CCCCCC"/>
          <w:kern w:val="0"/>
          <w:sz w:val="21"/>
          <w:szCs w:val="21"/>
          <w14:ligatures w14:val="none"/>
        </w:rPr>
        <w:t>) {</w:t>
      </w:r>
    </w:p>
    <w:p w14:paraId="172A827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nếu không xóa dòng nào thì không cần tính</w:t>
      </w:r>
    </w:p>
    <w:p w14:paraId="54DBF36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1515D75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1F3EAE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cộng vào tổng số dòng đã xóa từ đầu game</w:t>
      </w:r>
    </w:p>
    <w:p w14:paraId="058814F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linesCleared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lines</w:t>
      </w:r>
      <w:r w:rsidRPr="00F84913">
        <w:rPr>
          <w:rFonts w:ascii="Consolas" w:eastAsia="Times New Roman" w:hAnsi="Consolas" w:cs="Times New Roman"/>
          <w:color w:val="CCCCCC"/>
          <w:kern w:val="0"/>
          <w:sz w:val="21"/>
          <w:szCs w:val="21"/>
          <w14:ligatures w14:val="none"/>
        </w:rPr>
        <w:t>;</w:t>
      </w:r>
    </w:p>
    <w:p w14:paraId="5097ED5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F781AC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điểm cơ bản theo số dòng xóa</w:t>
      </w:r>
    </w:p>
    <w:p w14:paraId="6DA71C9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base</w:t>
      </w:r>
      <w:r w:rsidRPr="00F84913">
        <w:rPr>
          <w:rFonts w:ascii="Consolas" w:eastAsia="Times New Roman" w:hAnsi="Consolas" w:cs="Times New Roman"/>
          <w:color w:val="CCCCCC"/>
          <w:kern w:val="0"/>
          <w:sz w:val="21"/>
          <w:szCs w:val="21"/>
          <w14:ligatures w14:val="none"/>
        </w:rPr>
        <w:t>;</w:t>
      </w:r>
    </w:p>
    <w:p w14:paraId="3F012CA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switch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lines</w:t>
      </w:r>
      <w:r w:rsidRPr="00F84913">
        <w:rPr>
          <w:rFonts w:ascii="Consolas" w:eastAsia="Times New Roman" w:hAnsi="Consolas" w:cs="Times New Roman"/>
          <w:color w:val="CCCCCC"/>
          <w:kern w:val="0"/>
          <w:sz w:val="21"/>
          <w:szCs w:val="21"/>
          <w14:ligatures w14:val="none"/>
        </w:rPr>
        <w:t>) {</w:t>
      </w:r>
    </w:p>
    <w:p w14:paraId="2B1B652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100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55054D0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300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4768218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3</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500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00DA8BF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4</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800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xóa 4 dòng một lúc</w:t>
      </w:r>
    </w:p>
    <w:p w14:paraId="5B3923E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default: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100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phòng hờ</w:t>
      </w:r>
    </w:p>
    <w:p w14:paraId="3A2246B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FFF562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198420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điểm thực nhận = điểm cơ bản * level hiện tại</w:t>
      </w:r>
    </w:p>
    <w:p w14:paraId="1929BAB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gained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level</w:t>
      </w:r>
      <w:r w:rsidRPr="00F84913">
        <w:rPr>
          <w:rFonts w:ascii="Consolas" w:eastAsia="Times New Roman" w:hAnsi="Consolas" w:cs="Times New Roman"/>
          <w:color w:val="CCCCCC"/>
          <w:kern w:val="0"/>
          <w:sz w:val="21"/>
          <w:szCs w:val="21"/>
          <w14:ligatures w14:val="none"/>
        </w:rPr>
        <w:t>;</w:t>
      </w:r>
    </w:p>
    <w:p w14:paraId="70EC025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score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gained</w:t>
      </w:r>
      <w:r w:rsidRPr="00F84913">
        <w:rPr>
          <w:rFonts w:ascii="Consolas" w:eastAsia="Times New Roman" w:hAnsi="Consolas" w:cs="Times New Roman"/>
          <w:color w:val="CCCCCC"/>
          <w:kern w:val="0"/>
          <w:sz w:val="21"/>
          <w:szCs w:val="21"/>
          <w14:ligatures w14:val="none"/>
        </w:rPr>
        <w:t>;</w:t>
      </w:r>
    </w:p>
    <w:p w14:paraId="292204D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91F97A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sau khi xóa thêm dòng thì xem có lên level không</w:t>
      </w:r>
    </w:p>
    <w:p w14:paraId="6C0A81D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updateLevel</w:t>
      </w:r>
      <w:r w:rsidRPr="00F84913">
        <w:rPr>
          <w:rFonts w:ascii="Consolas" w:eastAsia="Times New Roman" w:hAnsi="Consolas" w:cs="Times New Roman"/>
          <w:color w:val="CCCCCC"/>
          <w:kern w:val="0"/>
          <w:sz w:val="21"/>
          <w:szCs w:val="21"/>
          <w14:ligatures w14:val="none"/>
        </w:rPr>
        <w:t>();</w:t>
      </w:r>
    </w:p>
    <w:p w14:paraId="6A24059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02F6A49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B159DB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tính lại level dựa trên tổng số dòng đã xóa</w:t>
      </w:r>
    </w:p>
    <w:p w14:paraId="1750FD7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lastRenderedPageBreak/>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updateLevel</w:t>
      </w:r>
      <w:r w:rsidRPr="00F84913">
        <w:rPr>
          <w:rFonts w:ascii="Consolas" w:eastAsia="Times New Roman" w:hAnsi="Consolas" w:cs="Times New Roman"/>
          <w:color w:val="CCCCCC"/>
          <w:kern w:val="0"/>
          <w:sz w:val="21"/>
          <w:szCs w:val="21"/>
          <w14:ligatures w14:val="none"/>
        </w:rPr>
        <w:t>() {</w:t>
      </w:r>
    </w:p>
    <w:p w14:paraId="191838E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cứ 10 dòng thì tăng 1 level</w:t>
      </w:r>
    </w:p>
    <w:p w14:paraId="514C207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level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linesCleared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w:t>
      </w:r>
    </w:p>
    <w:p w14:paraId="7085EBD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CB6627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BEB44E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trả về tổng điểm</w:t>
      </w:r>
    </w:p>
    <w:p w14:paraId="6BBFCA3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 {</w:t>
      </w:r>
    </w:p>
    <w:p w14:paraId="37BE11A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score</w:t>
      </w:r>
      <w:r w:rsidRPr="00F84913">
        <w:rPr>
          <w:rFonts w:ascii="Consolas" w:eastAsia="Times New Roman" w:hAnsi="Consolas" w:cs="Times New Roman"/>
          <w:color w:val="CCCCCC"/>
          <w:kern w:val="0"/>
          <w:sz w:val="21"/>
          <w:szCs w:val="21"/>
          <w14:ligatures w14:val="none"/>
        </w:rPr>
        <w:t>;</w:t>
      </w:r>
    </w:p>
    <w:p w14:paraId="11B6F90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337C231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C5BD16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trả về tổng dòng đã xóa</w:t>
      </w:r>
    </w:p>
    <w:p w14:paraId="297D02E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getLinesCleared</w:t>
      </w:r>
      <w:r w:rsidRPr="00F84913">
        <w:rPr>
          <w:rFonts w:ascii="Consolas" w:eastAsia="Times New Roman" w:hAnsi="Consolas" w:cs="Times New Roman"/>
          <w:color w:val="CCCCCC"/>
          <w:kern w:val="0"/>
          <w:sz w:val="21"/>
          <w:szCs w:val="21"/>
          <w14:ligatures w14:val="none"/>
        </w:rPr>
        <w:t>() {</w:t>
      </w:r>
    </w:p>
    <w:p w14:paraId="3BE64C3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linesCleared</w:t>
      </w:r>
      <w:r w:rsidRPr="00F84913">
        <w:rPr>
          <w:rFonts w:ascii="Consolas" w:eastAsia="Times New Roman" w:hAnsi="Consolas" w:cs="Times New Roman"/>
          <w:color w:val="CCCCCC"/>
          <w:kern w:val="0"/>
          <w:sz w:val="21"/>
          <w:szCs w:val="21"/>
          <w14:ligatures w14:val="none"/>
        </w:rPr>
        <w:t>;</w:t>
      </w:r>
    </w:p>
    <w:p w14:paraId="0D07899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5363FF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D41E0D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trả về level hiện tại</w:t>
      </w:r>
    </w:p>
    <w:p w14:paraId="235AA15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getLevel</w:t>
      </w:r>
      <w:r w:rsidRPr="00F84913">
        <w:rPr>
          <w:rFonts w:ascii="Consolas" w:eastAsia="Times New Roman" w:hAnsi="Consolas" w:cs="Times New Roman"/>
          <w:color w:val="CCCCCC"/>
          <w:kern w:val="0"/>
          <w:sz w:val="21"/>
          <w:szCs w:val="21"/>
          <w14:ligatures w14:val="none"/>
        </w:rPr>
        <w:t>() {</w:t>
      </w:r>
    </w:p>
    <w:p w14:paraId="66EC8AA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level</w:t>
      </w:r>
      <w:r w:rsidRPr="00F84913">
        <w:rPr>
          <w:rFonts w:ascii="Consolas" w:eastAsia="Times New Roman" w:hAnsi="Consolas" w:cs="Times New Roman"/>
          <w:color w:val="CCCCCC"/>
          <w:kern w:val="0"/>
          <w:sz w:val="21"/>
          <w:szCs w:val="21"/>
          <w14:ligatures w14:val="none"/>
        </w:rPr>
        <w:t>;</w:t>
      </w:r>
    </w:p>
    <w:p w14:paraId="1B8F1E4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C8950D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AEE8FF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đưa về trạng thái ban đầu</w:t>
      </w:r>
    </w:p>
    <w:p w14:paraId="4D168E8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reset</w:t>
      </w:r>
      <w:r w:rsidRPr="00F84913">
        <w:rPr>
          <w:rFonts w:ascii="Consolas" w:eastAsia="Times New Roman" w:hAnsi="Consolas" w:cs="Times New Roman"/>
          <w:color w:val="CCCCCC"/>
          <w:kern w:val="0"/>
          <w:sz w:val="21"/>
          <w:szCs w:val="21"/>
          <w14:ligatures w14:val="none"/>
        </w:rPr>
        <w:t>() {</w:t>
      </w:r>
    </w:p>
    <w:p w14:paraId="75661AD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score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6921AA5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linesCleared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w:t>
      </w:r>
    </w:p>
    <w:p w14:paraId="4B90907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level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w:t>
      </w:r>
    </w:p>
    <w:p w14:paraId="0402FC4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0195CC0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w:t>
      </w:r>
    </w:p>
    <w:p w14:paraId="6ABFCE0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B50AF73" w14:textId="2FE965DE" w:rsidR="00CA7438" w:rsidRDefault="00E06957" w:rsidP="00CA7438">
      <w:pPr>
        <w:pStyle w:val="Heading20"/>
      </w:pPr>
      <w:bookmarkStart w:id="58" w:name="_Toc213910035"/>
      <w:r>
        <w:t>6.2</w:t>
      </w:r>
      <w:r w:rsidR="00CA7438">
        <w:t>. UI</w:t>
      </w:r>
      <w:r w:rsidR="00A231DB">
        <w:t xml:space="preserve"> (Java Swing/AWT)</w:t>
      </w:r>
      <w:bookmarkEnd w:id="58"/>
    </w:p>
    <w:p w14:paraId="4167B534" w14:textId="1135216D" w:rsidR="00CA7438" w:rsidRDefault="00E06957" w:rsidP="00CA7438">
      <w:pPr>
        <w:pStyle w:val="Heading30"/>
      </w:pPr>
      <w:bookmarkStart w:id="59" w:name="_Toc213910036"/>
      <w:r>
        <w:t xml:space="preserve">6.2.1. </w:t>
      </w:r>
      <w:r w:rsidRPr="00F84913">
        <w:t>GamePanel.java</w:t>
      </w:r>
      <w:bookmarkEnd w:id="59"/>
    </w:p>
    <w:p w14:paraId="429F715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ui</w:t>
      </w:r>
      <w:r w:rsidRPr="00F84913">
        <w:rPr>
          <w:rFonts w:ascii="Consolas" w:eastAsia="Times New Roman" w:hAnsi="Consolas" w:cs="Times New Roman"/>
          <w:color w:val="CCCCCC"/>
          <w:kern w:val="0"/>
          <w:sz w:val="21"/>
          <w:szCs w:val="21"/>
          <w14:ligatures w14:val="none"/>
        </w:rPr>
        <w:t>;</w:t>
      </w:r>
    </w:p>
    <w:p w14:paraId="79CC148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53D98C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w:t>
      </w:r>
    </w:p>
    <w:p w14:paraId="4719DFA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blocks</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w:t>
      </w:r>
    </w:p>
    <w:p w14:paraId="46A6FF8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Color</w:t>
      </w:r>
      <w:r w:rsidRPr="00F84913">
        <w:rPr>
          <w:rFonts w:ascii="Consolas" w:eastAsia="Times New Roman" w:hAnsi="Consolas" w:cs="Times New Roman"/>
          <w:color w:val="CCCCCC"/>
          <w:kern w:val="0"/>
          <w:sz w:val="21"/>
          <w:szCs w:val="21"/>
          <w14:ligatures w14:val="none"/>
        </w:rPr>
        <w:t>;</w:t>
      </w:r>
    </w:p>
    <w:p w14:paraId="0FA6F9A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Dimension</w:t>
      </w:r>
      <w:r w:rsidRPr="00F84913">
        <w:rPr>
          <w:rFonts w:ascii="Consolas" w:eastAsia="Times New Roman" w:hAnsi="Consolas" w:cs="Times New Roman"/>
          <w:color w:val="CCCCCC"/>
          <w:kern w:val="0"/>
          <w:sz w:val="21"/>
          <w:szCs w:val="21"/>
          <w14:ligatures w14:val="none"/>
        </w:rPr>
        <w:t>;</w:t>
      </w:r>
    </w:p>
    <w:p w14:paraId="13C33F7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Font</w:t>
      </w:r>
      <w:r w:rsidRPr="00F84913">
        <w:rPr>
          <w:rFonts w:ascii="Consolas" w:eastAsia="Times New Roman" w:hAnsi="Consolas" w:cs="Times New Roman"/>
          <w:color w:val="CCCCCC"/>
          <w:kern w:val="0"/>
          <w:sz w:val="21"/>
          <w:szCs w:val="21"/>
          <w14:ligatures w14:val="none"/>
        </w:rPr>
        <w:t>;</w:t>
      </w:r>
    </w:p>
    <w:p w14:paraId="4465EDD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Graphics</w:t>
      </w:r>
      <w:r w:rsidRPr="00F84913">
        <w:rPr>
          <w:rFonts w:ascii="Consolas" w:eastAsia="Times New Roman" w:hAnsi="Consolas" w:cs="Times New Roman"/>
          <w:color w:val="CCCCCC"/>
          <w:kern w:val="0"/>
          <w:sz w:val="21"/>
          <w:szCs w:val="21"/>
          <w14:ligatures w14:val="none"/>
        </w:rPr>
        <w:t>;</w:t>
      </w:r>
    </w:p>
    <w:p w14:paraId="1561A9B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event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KeyAdapter</w:t>
      </w:r>
      <w:r w:rsidRPr="00F84913">
        <w:rPr>
          <w:rFonts w:ascii="Consolas" w:eastAsia="Times New Roman" w:hAnsi="Consolas" w:cs="Times New Roman"/>
          <w:color w:val="CCCCCC"/>
          <w:kern w:val="0"/>
          <w:sz w:val="21"/>
          <w:szCs w:val="21"/>
          <w14:ligatures w14:val="none"/>
        </w:rPr>
        <w:t>;</w:t>
      </w:r>
    </w:p>
    <w:p w14:paraId="5EB7D6A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event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KeyEvent</w:t>
      </w:r>
      <w:r w:rsidRPr="00F84913">
        <w:rPr>
          <w:rFonts w:ascii="Consolas" w:eastAsia="Times New Roman" w:hAnsi="Consolas" w:cs="Times New Roman"/>
          <w:color w:val="CCCCCC"/>
          <w:kern w:val="0"/>
          <w:sz w:val="21"/>
          <w:szCs w:val="21"/>
          <w14:ligatures w14:val="none"/>
        </w:rPr>
        <w:t>;</w:t>
      </w:r>
    </w:p>
    <w:p w14:paraId="4DB3697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javax</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swing</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JPanel</w:t>
      </w:r>
      <w:r w:rsidRPr="00F84913">
        <w:rPr>
          <w:rFonts w:ascii="Consolas" w:eastAsia="Times New Roman" w:hAnsi="Consolas" w:cs="Times New Roman"/>
          <w:color w:val="CCCCCC"/>
          <w:kern w:val="0"/>
          <w:sz w:val="21"/>
          <w:szCs w:val="21"/>
          <w14:ligatures w14:val="none"/>
        </w:rPr>
        <w:t>;</w:t>
      </w:r>
    </w:p>
    <w:p w14:paraId="76E2B48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javax</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swing</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Timer</w:t>
      </w:r>
      <w:r w:rsidRPr="00F84913">
        <w:rPr>
          <w:rFonts w:ascii="Consolas" w:eastAsia="Times New Roman" w:hAnsi="Consolas" w:cs="Times New Roman"/>
          <w:color w:val="CCCCCC"/>
          <w:kern w:val="0"/>
          <w:sz w:val="21"/>
          <w:szCs w:val="21"/>
          <w14:ligatures w14:val="none"/>
        </w:rPr>
        <w:t>;</w:t>
      </w:r>
    </w:p>
    <w:p w14:paraId="723584B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A32999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w:t>
      </w:r>
    </w:p>
    <w:p w14:paraId="523ACF4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Panel chính của game, thay thế Window.java và Render.java</w:t>
      </w:r>
    </w:p>
    <w:p w14:paraId="352DE08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lastRenderedPageBreak/>
        <w:t> * Nó tự vẽ (paintComponent) và tự lắng nghe phím (KeyListener)</w:t>
      </w:r>
    </w:p>
    <w:p w14:paraId="3C0C8FA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48F02BB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GamePanel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extends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JPanel</w:t>
      </w:r>
      <w:r w:rsidRPr="00F84913">
        <w:rPr>
          <w:rFonts w:ascii="Consolas" w:eastAsia="Times New Roman" w:hAnsi="Consolas" w:cs="Times New Roman"/>
          <w:color w:val="CCCCCC"/>
          <w:kern w:val="0"/>
          <w:sz w:val="21"/>
          <w:szCs w:val="21"/>
          <w14:ligatures w14:val="none"/>
        </w:rPr>
        <w:t xml:space="preserve"> {</w:t>
      </w:r>
    </w:p>
    <w:p w14:paraId="40C93BA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303714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gameControl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p>
    <w:p w14:paraId="361CABC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final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Runnable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FC1FF"/>
          <w:kern w:val="0"/>
          <w:sz w:val="21"/>
          <w:szCs w:val="21"/>
          <w14:ligatures w14:val="none"/>
        </w:rPr>
        <w:t>onGameOverCallback</w:t>
      </w:r>
      <w:r w:rsidRPr="00F84913">
        <w:rPr>
          <w:rFonts w:ascii="Consolas" w:eastAsia="Times New Roman" w:hAnsi="Consolas" w:cs="Times New Roman"/>
          <w:color w:val="CCCCCC"/>
          <w:kern w:val="0"/>
          <w:sz w:val="21"/>
          <w:szCs w:val="21"/>
          <w14:ligatures w14:val="none"/>
        </w:rPr>
        <w:t>;</w:t>
      </w:r>
    </w:p>
    <w:p w14:paraId="04F77B2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Timer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gameLoop</w:t>
      </w:r>
      <w:r w:rsidRPr="00F84913">
        <w:rPr>
          <w:rFonts w:ascii="Consolas" w:eastAsia="Times New Roman" w:hAnsi="Consolas" w:cs="Times New Roman"/>
          <w:color w:val="CCCCCC"/>
          <w:kern w:val="0"/>
          <w:sz w:val="21"/>
          <w:szCs w:val="21"/>
          <w14:ligatures w14:val="none"/>
        </w:rPr>
        <w:t>;</w:t>
      </w:r>
    </w:p>
    <w:p w14:paraId="253BF03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77C3E0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GamePanel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Runnable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onGameOverCallback</w:t>
      </w:r>
      <w:r w:rsidRPr="00F84913">
        <w:rPr>
          <w:rFonts w:ascii="Consolas" w:eastAsia="Times New Roman" w:hAnsi="Consolas" w:cs="Times New Roman"/>
          <w:color w:val="CCCCCC"/>
          <w:kern w:val="0"/>
          <w:sz w:val="21"/>
          <w:szCs w:val="21"/>
          <w14:ligatures w14:val="none"/>
        </w:rPr>
        <w:t>) {</w:t>
      </w:r>
    </w:p>
    <w:p w14:paraId="4464ABF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onGameOverCallback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onGameOverCallback</w:t>
      </w:r>
      <w:r w:rsidRPr="00F84913">
        <w:rPr>
          <w:rFonts w:ascii="Consolas" w:eastAsia="Times New Roman" w:hAnsi="Consolas" w:cs="Times New Roman"/>
          <w:color w:val="CCCCCC"/>
          <w:kern w:val="0"/>
          <w:sz w:val="21"/>
          <w:szCs w:val="21"/>
          <w14:ligatures w14:val="none"/>
        </w:rPr>
        <w:t>;</w:t>
      </w:r>
    </w:p>
    <w:p w14:paraId="65272F7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2B552CF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Cài đặt Panel</w:t>
      </w:r>
    </w:p>
    <w:p w14:paraId="7DABE5A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setPreferredSize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Dimension</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WINDOW_WIDTH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WINDOW_HEIGHT</w:t>
      </w:r>
      <w:r w:rsidRPr="00F84913">
        <w:rPr>
          <w:rFonts w:ascii="Consolas" w:eastAsia="Times New Roman" w:hAnsi="Consolas" w:cs="Times New Roman"/>
          <w:color w:val="CCCCCC"/>
          <w:kern w:val="0"/>
          <w:sz w:val="21"/>
          <w:szCs w:val="21"/>
          <w14:ligatures w14:val="none"/>
        </w:rPr>
        <w:t>));</w:t>
      </w:r>
    </w:p>
    <w:p w14:paraId="469678F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setBackground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Color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B5CEA8"/>
          <w:kern w:val="0"/>
          <w:sz w:val="21"/>
          <w:szCs w:val="21"/>
          <w14:ligatures w14:val="none"/>
        </w:rPr>
        <w:t>11</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11</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11</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Màu nền (#0b0b0b)</w:t>
      </w:r>
    </w:p>
    <w:p w14:paraId="15AC274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086C80F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Thiết lập lắng nghe phím</w:t>
      </w:r>
    </w:p>
    <w:p w14:paraId="459BCB2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setFocusable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569CD6"/>
          <w:kern w:val="0"/>
          <w:sz w:val="21"/>
          <w:szCs w:val="21"/>
          <w14:ligatures w14:val="none"/>
        </w:rPr>
        <w:t>true</w:t>
      </w:r>
      <w:r w:rsidRPr="00F84913">
        <w:rPr>
          <w:rFonts w:ascii="Consolas" w:eastAsia="Times New Roman" w:hAnsi="Consolas" w:cs="Times New Roman"/>
          <w:color w:val="CCCCCC"/>
          <w:kern w:val="0"/>
          <w:sz w:val="21"/>
          <w:szCs w:val="21"/>
          <w14:ligatures w14:val="none"/>
        </w:rPr>
        <w:t xml:space="preserve">); </w:t>
      </w:r>
    </w:p>
    <w:p w14:paraId="04CDB86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addKeyListener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KeyAdapter</w:t>
      </w:r>
      <w:r w:rsidRPr="00F84913">
        <w:rPr>
          <w:rFonts w:ascii="Consolas" w:eastAsia="Times New Roman" w:hAnsi="Consolas" w:cs="Times New Roman"/>
          <w:color w:val="CCCCCC"/>
          <w:kern w:val="0"/>
          <w:sz w:val="21"/>
          <w:szCs w:val="21"/>
          <w14:ligatures w14:val="none"/>
        </w:rPr>
        <w:t>() {</w:t>
      </w:r>
    </w:p>
    <w:p w14:paraId="6328902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4EC9B0"/>
          <w:kern w:val="0"/>
          <w:sz w:val="21"/>
          <w:szCs w:val="21"/>
          <w14:ligatures w14:val="none"/>
        </w:rPr>
        <w:t>Override</w:t>
      </w:r>
    </w:p>
    <w:p w14:paraId="262EF33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keyPressed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KeyEvent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e</w:t>
      </w:r>
      <w:r w:rsidRPr="00F84913">
        <w:rPr>
          <w:rFonts w:ascii="Consolas" w:eastAsia="Times New Roman" w:hAnsi="Consolas" w:cs="Times New Roman"/>
          <w:color w:val="CCCCCC"/>
          <w:kern w:val="0"/>
          <w:sz w:val="21"/>
          <w:szCs w:val="21"/>
          <w14:ligatures w14:val="none"/>
        </w:rPr>
        <w:t>) {</w:t>
      </w:r>
    </w:p>
    <w:p w14:paraId="723691D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isGameOver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32871DF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4961DB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switch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getKeyCode</w:t>
      </w:r>
      <w:r w:rsidRPr="00F84913">
        <w:rPr>
          <w:rFonts w:ascii="Consolas" w:eastAsia="Times New Roman" w:hAnsi="Consolas" w:cs="Times New Roman"/>
          <w:color w:val="CCCCCC"/>
          <w:kern w:val="0"/>
          <w:sz w:val="21"/>
          <w:szCs w:val="21"/>
          <w14:ligatures w14:val="none"/>
        </w:rPr>
        <w:t>()) {</w:t>
      </w:r>
    </w:p>
    <w:p w14:paraId="0DFE04A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KeyEvent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VK_LEFT</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moveLeft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6504CC4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KeyEvent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VK_RIGHT</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moveRight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041DFC0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KeyEvent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VK_DOWN</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softDrop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0D59E3B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KeyEvent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VK_UP</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rotate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4C81E18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KeyEvent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VK_SPACE</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hardDrop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2DB525F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case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KeyEvent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VK_P</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pause */</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break</w:t>
      </w:r>
      <w:r w:rsidRPr="00F84913">
        <w:rPr>
          <w:rFonts w:ascii="Consolas" w:eastAsia="Times New Roman" w:hAnsi="Consolas" w:cs="Times New Roman"/>
          <w:color w:val="CCCCCC"/>
          <w:kern w:val="0"/>
          <w:sz w:val="21"/>
          <w:szCs w:val="21"/>
          <w14:ligatures w14:val="none"/>
        </w:rPr>
        <w:t>;</w:t>
      </w:r>
    </w:p>
    <w:p w14:paraId="197F857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C2F502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repaint</w:t>
      </w:r>
      <w:r w:rsidRPr="00F84913">
        <w:rPr>
          <w:rFonts w:ascii="Consolas" w:eastAsia="Times New Roman" w:hAnsi="Consolas" w:cs="Times New Roman"/>
          <w:color w:val="CCCCCC"/>
          <w:kern w:val="0"/>
          <w:sz w:val="21"/>
          <w:szCs w:val="21"/>
          <w14:ligatures w14:val="none"/>
        </w:rPr>
        <w:t>();</w:t>
      </w:r>
    </w:p>
    <w:p w14:paraId="4E2233D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112CADB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A11AFD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39444F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Khởi tạo Game</w:t>
      </w:r>
    </w:p>
    <w:p w14:paraId="3A27956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resetGame</w:t>
      </w:r>
      <w:r w:rsidRPr="00F84913">
        <w:rPr>
          <w:rFonts w:ascii="Consolas" w:eastAsia="Times New Roman" w:hAnsi="Consolas" w:cs="Times New Roman"/>
          <w:color w:val="CCCCCC"/>
          <w:kern w:val="0"/>
          <w:sz w:val="21"/>
          <w:szCs w:val="21"/>
          <w14:ligatures w14:val="none"/>
        </w:rPr>
        <w:t>();</w:t>
      </w:r>
    </w:p>
    <w:p w14:paraId="1B9C1F3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F661F5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Khởi tạo Game Loop (dùng Swing Timer)</w:t>
      </w:r>
    </w:p>
    <w:p w14:paraId="1BCCA2A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gameLoop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Timer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BASE_DELAY_MS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-&gt;</w:t>
      </w:r>
      <w:r w:rsidRPr="00F84913">
        <w:rPr>
          <w:rFonts w:ascii="Consolas" w:eastAsia="Times New Roman" w:hAnsi="Consolas" w:cs="Times New Roman"/>
          <w:color w:val="CCCCCC"/>
          <w:kern w:val="0"/>
          <w:sz w:val="21"/>
          <w:szCs w:val="21"/>
          <w14:ligatures w14:val="none"/>
        </w:rPr>
        <w:t xml:space="preserve"> {</w:t>
      </w:r>
    </w:p>
    <w:p w14:paraId="1488789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isGameOver</w:t>
      </w:r>
      <w:r w:rsidRPr="00F84913">
        <w:rPr>
          <w:rFonts w:ascii="Consolas" w:eastAsia="Times New Roman" w:hAnsi="Consolas" w:cs="Times New Roman"/>
          <w:color w:val="CCCCCC"/>
          <w:kern w:val="0"/>
          <w:sz w:val="21"/>
          <w:szCs w:val="21"/>
          <w14:ligatures w14:val="none"/>
        </w:rPr>
        <w:t>()) {</w:t>
      </w:r>
    </w:p>
    <w:p w14:paraId="528650B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gameLoop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stop</w:t>
      </w:r>
      <w:r w:rsidRPr="00F84913">
        <w:rPr>
          <w:rFonts w:ascii="Consolas" w:eastAsia="Times New Roman" w:hAnsi="Consolas" w:cs="Times New Roman"/>
          <w:color w:val="CCCCCC"/>
          <w:kern w:val="0"/>
          <w:sz w:val="21"/>
          <w:szCs w:val="21"/>
          <w14:ligatures w14:val="none"/>
        </w:rPr>
        <w:t>();</w:t>
      </w:r>
    </w:p>
    <w:p w14:paraId="05D2F72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onGameOverCallback</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run</w:t>
      </w:r>
      <w:r w:rsidRPr="00F84913">
        <w:rPr>
          <w:rFonts w:ascii="Consolas" w:eastAsia="Times New Roman" w:hAnsi="Consolas" w:cs="Times New Roman"/>
          <w:color w:val="CCCCCC"/>
          <w:kern w:val="0"/>
          <w:sz w:val="21"/>
          <w:szCs w:val="21"/>
          <w14:ligatures w14:val="none"/>
        </w:rPr>
        <w:t>();</w:t>
      </w:r>
    </w:p>
    <w:p w14:paraId="0960BDB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w:t>
      </w:r>
    </w:p>
    <w:p w14:paraId="5F5A8C1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2FBE19B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2AEC570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tick</w:t>
      </w:r>
      <w:r w:rsidRPr="00F84913">
        <w:rPr>
          <w:rFonts w:ascii="Consolas" w:eastAsia="Times New Roman" w:hAnsi="Consolas" w:cs="Times New Roman"/>
          <w:color w:val="CCCCCC"/>
          <w:kern w:val="0"/>
          <w:sz w:val="21"/>
          <w:szCs w:val="21"/>
          <w14:ligatures w14:val="none"/>
        </w:rPr>
        <w:t>();</w:t>
      </w:r>
    </w:p>
    <w:p w14:paraId="47D32BB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0B41D21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lastRenderedPageBreak/>
        <w:t xml:space="preserve">            </w:t>
      </w:r>
      <w:r w:rsidRPr="00F84913">
        <w:rPr>
          <w:rFonts w:ascii="Consolas" w:eastAsia="Times New Roman" w:hAnsi="Consolas" w:cs="Times New Roman"/>
          <w:color w:val="6A9955"/>
          <w:kern w:val="0"/>
          <w:sz w:val="21"/>
          <w:szCs w:val="21"/>
          <w14:ligatures w14:val="none"/>
        </w:rPr>
        <w:t>// 1. Lấy level hiện tại</w:t>
      </w:r>
    </w:p>
    <w:p w14:paraId="7725B3C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currentLevel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getLevel</w:t>
      </w:r>
      <w:r w:rsidRPr="00F84913">
        <w:rPr>
          <w:rFonts w:ascii="Consolas" w:eastAsia="Times New Roman" w:hAnsi="Consolas" w:cs="Times New Roman"/>
          <w:color w:val="CCCCCC"/>
          <w:kern w:val="0"/>
          <w:sz w:val="21"/>
          <w:szCs w:val="21"/>
          <w14:ligatures w14:val="none"/>
        </w:rPr>
        <w:t>();</w:t>
      </w:r>
    </w:p>
    <w:p w14:paraId="7C6F3AC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522DC70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2. SỬA LỖI LOGIC: Đổi 500 thành 50 để tăng tốc từ từ</w:t>
      </w:r>
    </w:p>
    <w:p w14:paraId="4138DA9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newDelay</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Math</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max</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BASE_DELAY_MS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currentLevel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50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100</w:t>
      </w:r>
      <w:r w:rsidRPr="00F84913">
        <w:rPr>
          <w:rFonts w:ascii="Consolas" w:eastAsia="Times New Roman" w:hAnsi="Consolas" w:cs="Times New Roman"/>
          <w:color w:val="CCCCCC"/>
          <w:kern w:val="0"/>
          <w:sz w:val="21"/>
          <w:szCs w:val="21"/>
          <w14:ligatures w14:val="none"/>
        </w:rPr>
        <w:t>);</w:t>
      </w:r>
    </w:p>
    <w:p w14:paraId="3D27A40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34CCAF6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3. Cập nhật tốc độ mới cho Timer</w:t>
      </w:r>
    </w:p>
    <w:p w14:paraId="2B72F7B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gameLoop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setDelay</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newDelay</w:t>
      </w:r>
      <w:r w:rsidRPr="00F84913">
        <w:rPr>
          <w:rFonts w:ascii="Consolas" w:eastAsia="Times New Roman" w:hAnsi="Consolas" w:cs="Times New Roman"/>
          <w:color w:val="CCCCCC"/>
          <w:kern w:val="0"/>
          <w:sz w:val="21"/>
          <w:szCs w:val="21"/>
          <w14:ligatures w14:val="none"/>
        </w:rPr>
        <w:t>);</w:t>
      </w:r>
    </w:p>
    <w:p w14:paraId="7495D86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339BFF1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repaint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Yêu cầu vẽ lại</w:t>
      </w:r>
    </w:p>
    <w:p w14:paraId="029547F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33F6437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0988092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2D4CA0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78566D3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Bắt đầu game</w:t>
      </w:r>
    </w:p>
    <w:p w14:paraId="26A8C38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3362D9B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startGame</w:t>
      </w:r>
      <w:r w:rsidRPr="00F84913">
        <w:rPr>
          <w:rFonts w:ascii="Consolas" w:eastAsia="Times New Roman" w:hAnsi="Consolas" w:cs="Times New Roman"/>
          <w:color w:val="CCCCCC"/>
          <w:kern w:val="0"/>
          <w:sz w:val="21"/>
          <w:szCs w:val="21"/>
          <w14:ligatures w14:val="none"/>
        </w:rPr>
        <w:t>() {</w:t>
      </w:r>
    </w:p>
    <w:p w14:paraId="7246B44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requestFocusInWindow</w:t>
      </w:r>
      <w:r w:rsidRPr="00F84913">
        <w:rPr>
          <w:rFonts w:ascii="Consolas" w:eastAsia="Times New Roman" w:hAnsi="Consolas" w:cs="Times New Roman"/>
          <w:color w:val="CCCCCC"/>
          <w:kern w:val="0"/>
          <w:sz w:val="21"/>
          <w:szCs w:val="21"/>
          <w14:ligatures w14:val="none"/>
        </w:rPr>
        <w:t xml:space="preserve">(); </w:t>
      </w:r>
    </w:p>
    <w:p w14:paraId="1D7F7C4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gameLoop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start</w:t>
      </w:r>
      <w:r w:rsidRPr="00F84913">
        <w:rPr>
          <w:rFonts w:ascii="Consolas" w:eastAsia="Times New Roman" w:hAnsi="Consolas" w:cs="Times New Roman"/>
          <w:color w:val="CCCCCC"/>
          <w:kern w:val="0"/>
          <w:sz w:val="21"/>
          <w:szCs w:val="21"/>
          <w14:ligatures w14:val="none"/>
        </w:rPr>
        <w:t>();</w:t>
      </w:r>
    </w:p>
    <w:p w14:paraId="3ECFCAA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49EED4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001402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6B076BC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Reset game về ban đầu</w:t>
      </w:r>
    </w:p>
    <w:p w14:paraId="16BE163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156832D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resetGame</w:t>
      </w:r>
      <w:r w:rsidRPr="00F84913">
        <w:rPr>
          <w:rFonts w:ascii="Consolas" w:eastAsia="Times New Roman" w:hAnsi="Consolas" w:cs="Times New Roman"/>
          <w:color w:val="CCCCCC"/>
          <w:kern w:val="0"/>
          <w:sz w:val="21"/>
          <w:szCs w:val="21"/>
          <w14:ligatures w14:val="none"/>
        </w:rPr>
        <w:t>() {</w:t>
      </w:r>
    </w:p>
    <w:p w14:paraId="59737F0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gameControl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DefaultBlockFactory</w:t>
      </w:r>
      <w:r w:rsidRPr="00F84913">
        <w:rPr>
          <w:rFonts w:ascii="Consolas" w:eastAsia="Times New Roman" w:hAnsi="Consolas" w:cs="Times New Roman"/>
          <w:color w:val="CCCCCC"/>
          <w:kern w:val="0"/>
          <w:sz w:val="21"/>
          <w:szCs w:val="21"/>
          <w14:ligatures w14:val="none"/>
        </w:rPr>
        <w:t>());</w:t>
      </w:r>
    </w:p>
    <w:p w14:paraId="3EDC30D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gameLoop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204A7C0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gameLoop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stop</w:t>
      </w:r>
      <w:r w:rsidRPr="00F84913">
        <w:rPr>
          <w:rFonts w:ascii="Consolas" w:eastAsia="Times New Roman" w:hAnsi="Consolas" w:cs="Times New Roman"/>
          <w:color w:val="CCCCCC"/>
          <w:kern w:val="0"/>
          <w:sz w:val="21"/>
          <w:szCs w:val="21"/>
          <w14:ligatures w14:val="none"/>
        </w:rPr>
        <w:t>();</w:t>
      </w:r>
    </w:p>
    <w:p w14:paraId="6484DCC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SỬA LỖI LOGIC: Reset tốc độ Timer về ban đầu</w:t>
      </w:r>
    </w:p>
    <w:p w14:paraId="5817908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gameLoop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setDelay</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BASE_DELAY_MS</w:t>
      </w:r>
      <w:r w:rsidRPr="00F84913">
        <w:rPr>
          <w:rFonts w:ascii="Consolas" w:eastAsia="Times New Roman" w:hAnsi="Consolas" w:cs="Times New Roman"/>
          <w:color w:val="CCCCCC"/>
          <w:kern w:val="0"/>
          <w:sz w:val="21"/>
          <w:szCs w:val="21"/>
          <w14:ligatures w14:val="none"/>
        </w:rPr>
        <w:t>);</w:t>
      </w:r>
    </w:p>
    <w:p w14:paraId="1B10155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30E4D1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repaint</w:t>
      </w:r>
      <w:r w:rsidRPr="00F84913">
        <w:rPr>
          <w:rFonts w:ascii="Consolas" w:eastAsia="Times New Roman" w:hAnsi="Consolas" w:cs="Times New Roman"/>
          <w:color w:val="CCCCCC"/>
          <w:kern w:val="0"/>
          <w:sz w:val="21"/>
          <w:szCs w:val="21"/>
          <w14:ligatures w14:val="none"/>
        </w:rPr>
        <w:t>();</w:t>
      </w:r>
    </w:p>
    <w:p w14:paraId="66B1546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3C010CA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F50275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1101C39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Lấy điểm số cuối cùng</w:t>
      </w:r>
    </w:p>
    <w:p w14:paraId="0BB95E4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6162D59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 {</w:t>
      </w:r>
    </w:p>
    <w:p w14:paraId="27A9994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w:t>
      </w:r>
    </w:p>
    <w:p w14:paraId="3069862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5B4BF502" w14:textId="77777777" w:rsidR="00CA7438" w:rsidRPr="00F84913" w:rsidRDefault="00CA7438" w:rsidP="00CA7438">
      <w:pPr>
        <w:shd w:val="clear" w:color="auto" w:fill="1F1F1F"/>
        <w:spacing w:before="0" w:after="240" w:line="285" w:lineRule="atLeast"/>
        <w:jc w:val="left"/>
        <w:rPr>
          <w:rFonts w:ascii="Consolas" w:eastAsia="Times New Roman" w:hAnsi="Consolas" w:cs="Times New Roman"/>
          <w:color w:val="CCCCCC"/>
          <w:kern w:val="0"/>
          <w:sz w:val="21"/>
          <w:szCs w:val="21"/>
          <w14:ligatures w14:val="none"/>
        </w:rPr>
      </w:pPr>
    </w:p>
    <w:p w14:paraId="0C03371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7264BC9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Hàm vẽ chính</w:t>
      </w:r>
    </w:p>
    <w:p w14:paraId="1DA34A1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1C5E236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r w:rsidRPr="00F84913">
        <w:rPr>
          <w:rFonts w:ascii="Consolas" w:eastAsia="Times New Roman" w:hAnsi="Consolas" w:cs="Times New Roman"/>
          <w:color w:val="4EC9B0"/>
          <w:kern w:val="0"/>
          <w:sz w:val="21"/>
          <w:szCs w:val="21"/>
          <w14:ligatures w14:val="none"/>
        </w:rPr>
        <w:t>Override</w:t>
      </w:r>
    </w:p>
    <w:p w14:paraId="6281187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protected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paintComponent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Graphics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 {</w:t>
      </w:r>
    </w:p>
    <w:p w14:paraId="0D942BE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super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paintComponent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Xóa màn hình với màu nền</w:t>
      </w:r>
    </w:p>
    <w:p w14:paraId="0864156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294FE6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return</w:t>
      </w:r>
      <w:r w:rsidRPr="00F84913">
        <w:rPr>
          <w:rFonts w:ascii="Consolas" w:eastAsia="Times New Roman" w:hAnsi="Consolas" w:cs="Times New Roman"/>
          <w:color w:val="CCCCCC"/>
          <w:kern w:val="0"/>
          <w:sz w:val="21"/>
          <w:szCs w:val="21"/>
          <w14:ligatures w14:val="none"/>
        </w:rPr>
        <w:t xml:space="preserve">; </w:t>
      </w:r>
    </w:p>
    <w:p w14:paraId="28EFCEC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2DC14E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Board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board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getBoard</w:t>
      </w:r>
      <w:r w:rsidRPr="00F84913">
        <w:rPr>
          <w:rFonts w:ascii="Consolas" w:eastAsia="Times New Roman" w:hAnsi="Consolas" w:cs="Times New Roman"/>
          <w:color w:val="CCCCCC"/>
          <w:kern w:val="0"/>
          <w:sz w:val="21"/>
          <w:szCs w:val="21"/>
          <w14:ligatures w14:val="none"/>
        </w:rPr>
        <w:t>();</w:t>
      </w:r>
    </w:p>
    <w:p w14:paraId="201A379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Block</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getCurrent</w:t>
      </w:r>
      <w:r w:rsidRPr="00F84913">
        <w:rPr>
          <w:rFonts w:ascii="Consolas" w:eastAsia="Times New Roman" w:hAnsi="Consolas" w:cs="Times New Roman"/>
          <w:color w:val="CCCCCC"/>
          <w:kern w:val="0"/>
          <w:sz w:val="21"/>
          <w:szCs w:val="21"/>
          <w14:ligatures w14:val="none"/>
        </w:rPr>
        <w:t>();</w:t>
      </w:r>
    </w:p>
    <w:p w14:paraId="28D3374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9FC8B1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1. Vẽ lưới (Grid) và các khối đã "chết"</w:t>
      </w:r>
    </w:p>
    <w:p w14:paraId="786FD0B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var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grid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board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getGrid</w:t>
      </w:r>
      <w:r w:rsidRPr="00F84913">
        <w:rPr>
          <w:rFonts w:ascii="Consolas" w:eastAsia="Times New Roman" w:hAnsi="Consolas" w:cs="Times New Roman"/>
          <w:color w:val="CCCCCC"/>
          <w:kern w:val="0"/>
          <w:sz w:val="21"/>
          <w:szCs w:val="21"/>
          <w14:ligatures w14:val="none"/>
        </w:rPr>
        <w:t>();</w:t>
      </w:r>
    </w:p>
    <w:p w14:paraId="74A69F2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ROWS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w:t>
      </w:r>
    </w:p>
    <w:p w14:paraId="373538B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w:t>
      </w:r>
    </w:p>
    <w:p w14:paraId="0FCDCDA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65582FB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setColor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grid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color</w:t>
      </w:r>
      <w:r w:rsidRPr="00F84913">
        <w:rPr>
          <w:rFonts w:ascii="Consolas" w:eastAsia="Times New Roman" w:hAnsi="Consolas" w:cs="Times New Roman"/>
          <w:color w:val="CCCCCC"/>
          <w:kern w:val="0"/>
          <w:sz w:val="21"/>
          <w:szCs w:val="21"/>
          <w14:ligatures w14:val="none"/>
        </w:rPr>
        <w:t>);</w:t>
      </w:r>
    </w:p>
    <w:p w14:paraId="032BD02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fillRect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w:t>
      </w:r>
    </w:p>
    <w:p w14:paraId="42DD635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 </w:t>
      </w:r>
      <w:r w:rsidRPr="00F84913">
        <w:rPr>
          <w:rFonts w:ascii="Consolas" w:eastAsia="Times New Roman" w:hAnsi="Consolas" w:cs="Times New Roman"/>
          <w:color w:val="C586C0"/>
          <w:kern w:val="0"/>
          <w:sz w:val="21"/>
          <w:szCs w:val="21"/>
          <w14:ligatures w14:val="none"/>
        </w:rPr>
        <w:t>else</w:t>
      </w:r>
      <w:r w:rsidRPr="00F84913">
        <w:rPr>
          <w:rFonts w:ascii="Consolas" w:eastAsia="Times New Roman" w:hAnsi="Consolas" w:cs="Times New Roman"/>
          <w:color w:val="CCCCCC"/>
          <w:kern w:val="0"/>
          <w:sz w:val="21"/>
          <w:szCs w:val="21"/>
          <w14:ligatures w14:val="none"/>
        </w:rPr>
        <w:t xml:space="preserve"> {</w:t>
      </w:r>
    </w:p>
    <w:p w14:paraId="42393ED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setColor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Color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B5CEA8"/>
          <w:kern w:val="0"/>
          <w:sz w:val="21"/>
          <w:szCs w:val="21"/>
          <w14:ligatures w14:val="none"/>
        </w:rPr>
        <w:t>34</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34</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34</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Màu xám (#222)</w:t>
      </w:r>
    </w:p>
    <w:p w14:paraId="292D02C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drawRect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w:t>
      </w:r>
    </w:p>
    <w:p w14:paraId="3ED0F82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1CD5BF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6E4E047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420E659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D5CC87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2. Vẽ khối gạch đang rơi (current)</w:t>
      </w:r>
    </w:p>
    <w:p w14:paraId="2B828EC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null</w:t>
      </w:r>
      <w:r w:rsidRPr="00F84913">
        <w:rPr>
          <w:rFonts w:ascii="Consolas" w:eastAsia="Times New Roman" w:hAnsi="Consolas" w:cs="Times New Roman"/>
          <w:color w:val="CCCCCC"/>
          <w:kern w:val="0"/>
          <w:sz w:val="21"/>
          <w:szCs w:val="21"/>
          <w14:ligatures w14:val="none"/>
        </w:rPr>
        <w:t>) {</w:t>
      </w:r>
    </w:p>
    <w:p w14:paraId="4AAC98E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setColor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getColor</w:t>
      </w:r>
      <w:r w:rsidRPr="00F84913">
        <w:rPr>
          <w:rFonts w:ascii="Consolas" w:eastAsia="Times New Roman" w:hAnsi="Consolas" w:cs="Times New Roman"/>
          <w:color w:val="CCCCCC"/>
          <w:kern w:val="0"/>
          <w:sz w:val="21"/>
          <w:szCs w:val="21"/>
          <w14:ligatures w14:val="none"/>
        </w:rPr>
        <w:t>());</w:t>
      </w:r>
    </w:p>
    <w:p w14:paraId="5A728E4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for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var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current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getTiles</w:t>
      </w:r>
      <w:r w:rsidRPr="00F84913">
        <w:rPr>
          <w:rFonts w:ascii="Consolas" w:eastAsia="Times New Roman" w:hAnsi="Consolas" w:cs="Times New Roman"/>
          <w:color w:val="CCCCCC"/>
          <w:kern w:val="0"/>
          <w:sz w:val="21"/>
          <w:szCs w:val="21"/>
          <w14:ligatures w14:val="none"/>
        </w:rPr>
        <w:t>()) {</w:t>
      </w:r>
    </w:p>
    <w:p w14:paraId="77C890F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if</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&lt;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continue</w:t>
      </w:r>
      <w:r w:rsidRPr="00F84913">
        <w:rPr>
          <w:rFonts w:ascii="Consolas" w:eastAsia="Times New Roman" w:hAnsi="Consolas" w:cs="Times New Roman"/>
          <w:color w:val="CCCCCC"/>
          <w:kern w:val="0"/>
          <w:sz w:val="21"/>
          <w:szCs w:val="21"/>
          <w14:ligatures w14:val="none"/>
        </w:rPr>
        <w:t>;</w:t>
      </w:r>
    </w:p>
    <w:p w14:paraId="646DE11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fillRect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col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p</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row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w:t>
      </w:r>
      <w:r w:rsidRPr="00F84913">
        <w:rPr>
          <w:rFonts w:ascii="Consolas" w:eastAsia="Times New Roman" w:hAnsi="Consolas" w:cs="Times New Roman"/>
          <w:color w:val="CCCCCC"/>
          <w:kern w:val="0"/>
          <w:sz w:val="21"/>
          <w:szCs w:val="21"/>
          <w14:ligatures w14:val="none"/>
        </w:rPr>
        <w:t>);</w:t>
      </w:r>
    </w:p>
    <w:p w14:paraId="66602FE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131A8BE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7C75243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34FAED8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3. Vẽ HUD (Điểm, Level, Lines)</w:t>
      </w:r>
    </w:p>
    <w:p w14:paraId="1978346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setColor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Color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WHITE</w:t>
      </w:r>
      <w:r w:rsidRPr="00F84913">
        <w:rPr>
          <w:rFonts w:ascii="Consolas" w:eastAsia="Times New Roman" w:hAnsi="Consolas" w:cs="Times New Roman"/>
          <w:color w:val="CCCCCC"/>
          <w:kern w:val="0"/>
          <w:sz w:val="21"/>
          <w:szCs w:val="21"/>
          <w14:ligatures w14:val="none"/>
        </w:rPr>
        <w:t>);</w:t>
      </w:r>
    </w:p>
    <w:p w14:paraId="3380439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"Arial"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BOLD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16</w:t>
      </w:r>
      <w:r w:rsidRPr="00F84913">
        <w:rPr>
          <w:rFonts w:ascii="Consolas" w:eastAsia="Times New Roman" w:hAnsi="Consolas" w:cs="Times New Roman"/>
          <w:color w:val="CCCCCC"/>
          <w:kern w:val="0"/>
          <w:sz w:val="21"/>
          <w:szCs w:val="21"/>
          <w14:ligatures w14:val="none"/>
        </w:rPr>
        <w:t>));</w:t>
      </w:r>
    </w:p>
    <w:p w14:paraId="5AAECE3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p>
    <w:p w14:paraId="7F29778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int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hudX</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COLS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TILE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Vị trí bên phải</w:t>
      </w:r>
    </w:p>
    <w:p w14:paraId="74DA8F2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drawString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"Score: "</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hudX</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50</w:t>
      </w:r>
      <w:r w:rsidRPr="00F84913">
        <w:rPr>
          <w:rFonts w:ascii="Consolas" w:eastAsia="Times New Roman" w:hAnsi="Consolas" w:cs="Times New Roman"/>
          <w:color w:val="CCCCCC"/>
          <w:kern w:val="0"/>
          <w:sz w:val="21"/>
          <w:szCs w:val="21"/>
          <w14:ligatures w14:val="none"/>
        </w:rPr>
        <w:t>);</w:t>
      </w:r>
    </w:p>
    <w:p w14:paraId="7FB32F7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drawString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"Level: "</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getLevel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hudX</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80</w:t>
      </w:r>
      <w:r w:rsidRPr="00F84913">
        <w:rPr>
          <w:rFonts w:ascii="Consolas" w:eastAsia="Times New Roman" w:hAnsi="Consolas" w:cs="Times New Roman"/>
          <w:color w:val="CCCCCC"/>
          <w:kern w:val="0"/>
          <w:sz w:val="21"/>
          <w:szCs w:val="21"/>
          <w14:ligatures w14:val="none"/>
        </w:rPr>
        <w:t>);</w:t>
      </w:r>
    </w:p>
    <w:p w14:paraId="1831207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drawString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"Lines: "</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control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getScore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getLinesCleared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hudX</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110</w:t>
      </w:r>
      <w:r w:rsidRPr="00F84913">
        <w:rPr>
          <w:rFonts w:ascii="Consolas" w:eastAsia="Times New Roman" w:hAnsi="Consolas" w:cs="Times New Roman"/>
          <w:color w:val="CCCCCC"/>
          <w:kern w:val="0"/>
          <w:sz w:val="21"/>
          <w:szCs w:val="21"/>
          <w14:ligatures w14:val="none"/>
        </w:rPr>
        <w:t>);</w:t>
      </w:r>
    </w:p>
    <w:p w14:paraId="2FB7DB5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3B66451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w:t>
      </w:r>
    </w:p>
    <w:p w14:paraId="5D763F54" w14:textId="77777777" w:rsidR="00CA7438" w:rsidRDefault="00CA7438" w:rsidP="00CA7438">
      <w:pPr>
        <w:pStyle w:val="Heading30"/>
      </w:pPr>
    </w:p>
    <w:p w14:paraId="1C685288" w14:textId="77777777" w:rsidR="00CA7438" w:rsidRDefault="00CA7438" w:rsidP="00CA7438">
      <w:pPr>
        <w:pStyle w:val="Heading30"/>
      </w:pPr>
    </w:p>
    <w:p w14:paraId="6932FD27" w14:textId="66911549" w:rsidR="00CA7438" w:rsidRDefault="00E06957" w:rsidP="00CA7438">
      <w:pPr>
        <w:pStyle w:val="Heading30"/>
      </w:pPr>
      <w:bookmarkStart w:id="60" w:name="_Toc213910037"/>
      <w:r>
        <w:lastRenderedPageBreak/>
        <w:t xml:space="preserve">6.2.2. </w:t>
      </w:r>
      <w:r w:rsidRPr="00F84913">
        <w:t>MenuPanel.java</w:t>
      </w:r>
      <w:bookmarkEnd w:id="60"/>
    </w:p>
    <w:p w14:paraId="6426A18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package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ui</w:t>
      </w:r>
      <w:r w:rsidRPr="00F84913">
        <w:rPr>
          <w:rFonts w:ascii="Consolas" w:eastAsia="Times New Roman" w:hAnsi="Consolas" w:cs="Times New Roman"/>
          <w:color w:val="CCCCCC"/>
          <w:kern w:val="0"/>
          <w:sz w:val="21"/>
          <w:szCs w:val="21"/>
          <w14:ligatures w14:val="none"/>
        </w:rPr>
        <w:t>;</w:t>
      </w:r>
    </w:p>
    <w:p w14:paraId="390F822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2300B7E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p>
    <w:p w14:paraId="6D9D1447" w14:textId="77777777" w:rsid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core</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HighScoreManager</w:t>
      </w:r>
      <w:r w:rsidRPr="00F84913">
        <w:rPr>
          <w:rFonts w:ascii="Consolas" w:eastAsia="Times New Roman" w:hAnsi="Consolas" w:cs="Times New Roman"/>
          <w:color w:val="CCCCCC"/>
          <w:kern w:val="0"/>
          <w:sz w:val="21"/>
          <w:szCs w:val="21"/>
          <w14:ligatures w14:val="none"/>
        </w:rPr>
        <w:t>;</w:t>
      </w:r>
    </w:p>
    <w:p w14:paraId="3E1FDA6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p>
    <w:p w14:paraId="670BAAD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javax</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swing</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JButton</w:t>
      </w:r>
      <w:r w:rsidRPr="00F84913">
        <w:rPr>
          <w:rFonts w:ascii="Consolas" w:eastAsia="Times New Roman" w:hAnsi="Consolas" w:cs="Times New Roman"/>
          <w:color w:val="CCCCCC"/>
          <w:kern w:val="0"/>
          <w:sz w:val="21"/>
          <w:szCs w:val="21"/>
          <w14:ligatures w14:val="none"/>
        </w:rPr>
        <w:t>;</w:t>
      </w:r>
    </w:p>
    <w:p w14:paraId="45A6D89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javax</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swing</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JLabel</w:t>
      </w:r>
      <w:r w:rsidRPr="00F84913">
        <w:rPr>
          <w:rFonts w:ascii="Consolas" w:eastAsia="Times New Roman" w:hAnsi="Consolas" w:cs="Times New Roman"/>
          <w:color w:val="CCCCCC"/>
          <w:kern w:val="0"/>
          <w:sz w:val="21"/>
          <w:szCs w:val="21"/>
          <w14:ligatures w14:val="none"/>
        </w:rPr>
        <w:t>;</w:t>
      </w:r>
    </w:p>
    <w:p w14:paraId="2CD11AA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javax</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swing</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JPanel</w:t>
      </w:r>
      <w:r w:rsidRPr="00F84913">
        <w:rPr>
          <w:rFonts w:ascii="Consolas" w:eastAsia="Times New Roman" w:hAnsi="Consolas" w:cs="Times New Roman"/>
          <w:color w:val="CCCCCC"/>
          <w:kern w:val="0"/>
          <w:sz w:val="21"/>
          <w:szCs w:val="21"/>
          <w14:ligatures w14:val="none"/>
        </w:rPr>
        <w:t>;</w:t>
      </w:r>
    </w:p>
    <w:p w14:paraId="6CF8A97F"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javax</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swing</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BorderFactory</w:t>
      </w:r>
      <w:r w:rsidRPr="00F84913">
        <w:rPr>
          <w:rFonts w:ascii="Consolas" w:eastAsia="Times New Roman" w:hAnsi="Consolas" w:cs="Times New Roman"/>
          <w:color w:val="CCCCCC"/>
          <w:kern w:val="0"/>
          <w:sz w:val="21"/>
          <w:szCs w:val="21"/>
          <w14:ligatures w14:val="none"/>
        </w:rPr>
        <w:t>;</w:t>
      </w:r>
    </w:p>
    <w:p w14:paraId="1A8B60C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BorderLayout</w:t>
      </w:r>
      <w:r w:rsidRPr="00F84913">
        <w:rPr>
          <w:rFonts w:ascii="Consolas" w:eastAsia="Times New Roman" w:hAnsi="Consolas" w:cs="Times New Roman"/>
          <w:color w:val="CCCCCC"/>
          <w:kern w:val="0"/>
          <w:sz w:val="21"/>
          <w:szCs w:val="21"/>
          <w14:ligatures w14:val="none"/>
        </w:rPr>
        <w:t>;</w:t>
      </w:r>
    </w:p>
    <w:p w14:paraId="700B8A1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Dimension</w:t>
      </w:r>
      <w:r w:rsidRPr="00F84913">
        <w:rPr>
          <w:rFonts w:ascii="Consolas" w:eastAsia="Times New Roman" w:hAnsi="Consolas" w:cs="Times New Roman"/>
          <w:color w:val="CCCCCC"/>
          <w:kern w:val="0"/>
          <w:sz w:val="21"/>
          <w:szCs w:val="21"/>
          <w14:ligatures w14:val="none"/>
        </w:rPr>
        <w:t>;</w:t>
      </w:r>
    </w:p>
    <w:p w14:paraId="05BD036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import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java</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awt</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4EC9B0"/>
          <w:kern w:val="0"/>
          <w:sz w:val="21"/>
          <w:szCs w:val="21"/>
          <w14:ligatures w14:val="none"/>
        </w:rPr>
        <w:t>Font</w:t>
      </w:r>
      <w:r w:rsidRPr="00F84913">
        <w:rPr>
          <w:rFonts w:ascii="Consolas" w:eastAsia="Times New Roman" w:hAnsi="Consolas" w:cs="Times New Roman"/>
          <w:color w:val="CCCCCC"/>
          <w:kern w:val="0"/>
          <w:sz w:val="21"/>
          <w:szCs w:val="21"/>
          <w14:ligatures w14:val="none"/>
        </w:rPr>
        <w:t>;</w:t>
      </w:r>
    </w:p>
    <w:p w14:paraId="3F391E4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D4B4DA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w:t>
      </w:r>
    </w:p>
    <w:p w14:paraId="1CEFD56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 Màn hình Menu chính</w:t>
      </w:r>
    </w:p>
    <w:p w14:paraId="37DB2F1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6A9955"/>
          <w:kern w:val="0"/>
          <w:sz w:val="21"/>
          <w:szCs w:val="21"/>
          <w14:ligatures w14:val="none"/>
        </w:rPr>
        <w:t> */</w:t>
      </w:r>
    </w:p>
    <w:p w14:paraId="6EAAF25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class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MenuPanel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extends</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JPanel</w:t>
      </w:r>
      <w:r w:rsidRPr="00F84913">
        <w:rPr>
          <w:rFonts w:ascii="Consolas" w:eastAsia="Times New Roman" w:hAnsi="Consolas" w:cs="Times New Roman"/>
          <w:color w:val="CCCCCC"/>
          <w:kern w:val="0"/>
          <w:sz w:val="21"/>
          <w:szCs w:val="21"/>
          <w14:ligatures w14:val="none"/>
        </w:rPr>
        <w:t xml:space="preserve"> {</w:t>
      </w:r>
    </w:p>
    <w:p w14:paraId="2F2054D7"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663968C"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JLabel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highScoreLabel</w:t>
      </w:r>
      <w:r w:rsidRPr="00F84913">
        <w:rPr>
          <w:rFonts w:ascii="Consolas" w:eastAsia="Times New Roman" w:hAnsi="Consolas" w:cs="Times New Roman"/>
          <w:color w:val="CCCCCC"/>
          <w:kern w:val="0"/>
          <w:sz w:val="21"/>
          <w:szCs w:val="21"/>
          <w14:ligatures w14:val="none"/>
        </w:rPr>
        <w:t>;</w:t>
      </w:r>
    </w:p>
    <w:p w14:paraId="3593358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private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HighScoreManager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highScoreManager</w:t>
      </w:r>
      <w:r w:rsidRPr="00F84913">
        <w:rPr>
          <w:rFonts w:ascii="Consolas" w:eastAsia="Times New Roman" w:hAnsi="Consolas" w:cs="Times New Roman"/>
          <w:color w:val="CCCCCC"/>
          <w:kern w:val="0"/>
          <w:sz w:val="21"/>
          <w:szCs w:val="21"/>
          <w14:ligatures w14:val="none"/>
        </w:rPr>
        <w:t>;</w:t>
      </w:r>
    </w:p>
    <w:p w14:paraId="6B7A410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C1CBAF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MenuPanel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Runnable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onStartGame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HighScoreManager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manager</w:t>
      </w:r>
      <w:r w:rsidRPr="00F84913">
        <w:rPr>
          <w:rFonts w:ascii="Consolas" w:eastAsia="Times New Roman" w:hAnsi="Consolas" w:cs="Times New Roman"/>
          <w:color w:val="CCCCCC"/>
          <w:kern w:val="0"/>
          <w:sz w:val="21"/>
          <w:szCs w:val="21"/>
          <w14:ligatures w14:val="none"/>
        </w:rPr>
        <w:t>) {</w:t>
      </w:r>
    </w:p>
    <w:p w14:paraId="053CD239"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this</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highScoreManager</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manager</w:t>
      </w:r>
      <w:r w:rsidRPr="00F84913">
        <w:rPr>
          <w:rFonts w:ascii="Consolas" w:eastAsia="Times New Roman" w:hAnsi="Consolas" w:cs="Times New Roman"/>
          <w:color w:val="CCCCCC"/>
          <w:kern w:val="0"/>
          <w:sz w:val="21"/>
          <w:szCs w:val="21"/>
          <w14:ligatures w14:val="none"/>
        </w:rPr>
        <w:t>;</w:t>
      </w:r>
    </w:p>
    <w:p w14:paraId="0959954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4CC14E1D"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setLayout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BorderLayout</w:t>
      </w:r>
      <w:r w:rsidRPr="00F84913">
        <w:rPr>
          <w:rFonts w:ascii="Consolas" w:eastAsia="Times New Roman" w:hAnsi="Consolas" w:cs="Times New Roman"/>
          <w:color w:val="CCCCCC"/>
          <w:kern w:val="0"/>
          <w:sz w:val="21"/>
          <w:szCs w:val="21"/>
          <w14:ligatures w14:val="none"/>
        </w:rPr>
        <w:t>());</w:t>
      </w:r>
    </w:p>
    <w:p w14:paraId="2EDE8FA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setPreferredSize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Dimension</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WINDOW_WIDTH</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Config</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WINDOW_HEIGHT</w:t>
      </w:r>
      <w:r w:rsidRPr="00F84913">
        <w:rPr>
          <w:rFonts w:ascii="Consolas" w:eastAsia="Times New Roman" w:hAnsi="Consolas" w:cs="Times New Roman"/>
          <w:color w:val="CCCCCC"/>
          <w:kern w:val="0"/>
          <w:sz w:val="21"/>
          <w:szCs w:val="21"/>
          <w14:ligatures w14:val="none"/>
        </w:rPr>
        <w:t>));</w:t>
      </w:r>
    </w:p>
    <w:p w14:paraId="2B397001"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setBorder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BorderFactory</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createEmptyBorder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B5CEA8"/>
          <w:kern w:val="0"/>
          <w:sz w:val="21"/>
          <w:szCs w:val="21"/>
          <w14:ligatures w14:val="none"/>
        </w:rPr>
        <w:t>100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100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100</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100</w:t>
      </w:r>
      <w:r w:rsidRPr="00F84913">
        <w:rPr>
          <w:rFonts w:ascii="Consolas" w:eastAsia="Times New Roman" w:hAnsi="Consolas" w:cs="Times New Roman"/>
          <w:color w:val="CCCCCC"/>
          <w:kern w:val="0"/>
          <w:sz w:val="21"/>
          <w:szCs w:val="21"/>
          <w14:ligatures w14:val="none"/>
        </w:rPr>
        <w:t xml:space="preserve">)); </w:t>
      </w:r>
    </w:p>
    <w:p w14:paraId="558A9FA4"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1. Label Điểm cao</w:t>
      </w:r>
    </w:p>
    <w:p w14:paraId="421B492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highScoreLabel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JLabel</w:t>
      </w:r>
      <w:r w:rsidRPr="00F84913">
        <w:rPr>
          <w:rFonts w:ascii="Consolas" w:eastAsia="Times New Roman" w:hAnsi="Consolas" w:cs="Times New Roman"/>
          <w:color w:val="CCCCCC"/>
          <w:kern w:val="0"/>
          <w:sz w:val="21"/>
          <w:szCs w:val="21"/>
          <w14:ligatures w14:val="none"/>
        </w:rPr>
        <w:t>();</w:t>
      </w:r>
    </w:p>
    <w:p w14:paraId="2BD1DFD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highScoreLabel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"Arial"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BOLD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20</w:t>
      </w:r>
      <w:r w:rsidRPr="00F84913">
        <w:rPr>
          <w:rFonts w:ascii="Consolas" w:eastAsia="Times New Roman" w:hAnsi="Consolas" w:cs="Times New Roman"/>
          <w:color w:val="CCCCCC"/>
          <w:kern w:val="0"/>
          <w:sz w:val="21"/>
          <w:szCs w:val="21"/>
          <w14:ligatures w14:val="none"/>
        </w:rPr>
        <w:t>));</w:t>
      </w:r>
    </w:p>
    <w:p w14:paraId="2D860FCE"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highScoreLabel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setHorizontalAlignment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EC9B0"/>
          <w:kern w:val="0"/>
          <w:sz w:val="21"/>
          <w:szCs w:val="21"/>
          <w14:ligatures w14:val="none"/>
        </w:rPr>
        <w:t>JLabel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CENTER</w:t>
      </w:r>
      <w:r w:rsidRPr="00F84913">
        <w:rPr>
          <w:rFonts w:ascii="Consolas" w:eastAsia="Times New Roman" w:hAnsi="Consolas" w:cs="Times New Roman"/>
          <w:color w:val="CCCCCC"/>
          <w:kern w:val="0"/>
          <w:sz w:val="21"/>
          <w:szCs w:val="21"/>
          <w14:ligatures w14:val="none"/>
        </w:rPr>
        <w:t>);</w:t>
      </w:r>
    </w:p>
    <w:p w14:paraId="0B19289B"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updateHighScore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Tải và hiển thị điểm</w:t>
      </w:r>
    </w:p>
    <w:p w14:paraId="5F3782D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FA29B3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6A9955"/>
          <w:kern w:val="0"/>
          <w:sz w:val="21"/>
          <w:szCs w:val="21"/>
          <w14:ligatures w14:val="none"/>
        </w:rPr>
        <w:t>// 2. Nút Bắt đầu</w:t>
      </w:r>
    </w:p>
    <w:p w14:paraId="4C2865AA"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JButton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startButton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JButton</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"Bắt đầu chơi"</w:t>
      </w:r>
      <w:r w:rsidRPr="00F84913">
        <w:rPr>
          <w:rFonts w:ascii="Consolas" w:eastAsia="Times New Roman" w:hAnsi="Consolas" w:cs="Times New Roman"/>
          <w:color w:val="CCCCCC"/>
          <w:kern w:val="0"/>
          <w:sz w:val="21"/>
          <w:szCs w:val="21"/>
          <w14:ligatures w14:val="none"/>
        </w:rPr>
        <w:t>);</w:t>
      </w:r>
    </w:p>
    <w:p w14:paraId="44D113E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startButton</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586C0"/>
          <w:kern w:val="0"/>
          <w:sz w:val="21"/>
          <w:szCs w:val="21"/>
          <w14:ligatures w14:val="none"/>
        </w:rPr>
        <w:t>new</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"Arial"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Font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BOLD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B5CEA8"/>
          <w:kern w:val="0"/>
          <w:sz w:val="21"/>
          <w:szCs w:val="21"/>
          <w14:ligatures w14:val="none"/>
        </w:rPr>
        <w:t>24</w:t>
      </w:r>
      <w:r w:rsidRPr="00F84913">
        <w:rPr>
          <w:rFonts w:ascii="Consolas" w:eastAsia="Times New Roman" w:hAnsi="Consolas" w:cs="Times New Roman"/>
          <w:color w:val="CCCCCC"/>
          <w:kern w:val="0"/>
          <w:sz w:val="21"/>
          <w:szCs w:val="21"/>
          <w14:ligatures w14:val="none"/>
        </w:rPr>
        <w:t>));</w:t>
      </w:r>
    </w:p>
    <w:p w14:paraId="23F498E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startButton</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addActionListener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e</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-&gt;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onStartGame</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run</w:t>
      </w:r>
      <w:r w:rsidRPr="00F84913">
        <w:rPr>
          <w:rFonts w:ascii="Consolas" w:eastAsia="Times New Roman" w:hAnsi="Consolas" w:cs="Times New Roman"/>
          <w:color w:val="CCCCCC"/>
          <w:kern w:val="0"/>
          <w:sz w:val="21"/>
          <w:szCs w:val="21"/>
          <w14:ligatures w14:val="none"/>
        </w:rPr>
        <w:t>());</w:t>
      </w:r>
    </w:p>
    <w:p w14:paraId="79997FB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0C4C3F5"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add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highScoreLabel</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BorderLayout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NORTH</w:t>
      </w:r>
      <w:r w:rsidRPr="00F84913">
        <w:rPr>
          <w:rFonts w:ascii="Consolas" w:eastAsia="Times New Roman" w:hAnsi="Consolas" w:cs="Times New Roman"/>
          <w:color w:val="CCCCCC"/>
          <w:kern w:val="0"/>
          <w:sz w:val="21"/>
          <w:szCs w:val="21"/>
          <w14:ligatures w14:val="none"/>
        </w:rPr>
        <w:t>);</w:t>
      </w:r>
    </w:p>
    <w:p w14:paraId="679E3DE2"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add</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9CDCFE"/>
          <w:kern w:val="0"/>
          <w:sz w:val="21"/>
          <w:szCs w:val="21"/>
          <w14:ligatures w14:val="none"/>
        </w:rPr>
        <w:t>startButton</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BorderLayout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4FC1FF"/>
          <w:kern w:val="0"/>
          <w:sz w:val="21"/>
          <w:szCs w:val="21"/>
          <w14:ligatures w14:val="none"/>
        </w:rPr>
        <w:t>CENTER</w:t>
      </w:r>
      <w:r w:rsidRPr="00F84913">
        <w:rPr>
          <w:rFonts w:ascii="Consolas" w:eastAsia="Times New Roman" w:hAnsi="Consolas" w:cs="Times New Roman"/>
          <w:color w:val="CCCCCC"/>
          <w:kern w:val="0"/>
          <w:sz w:val="21"/>
          <w:szCs w:val="21"/>
          <w14:ligatures w14:val="none"/>
        </w:rPr>
        <w:t>);</w:t>
      </w:r>
    </w:p>
    <w:p w14:paraId="3CB8E390"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1BFEEAB3"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569CD6"/>
          <w:kern w:val="0"/>
          <w:sz w:val="21"/>
          <w:szCs w:val="21"/>
          <w14:ligatures w14:val="none"/>
        </w:rPr>
        <w:t>public</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4EC9B0"/>
          <w:kern w:val="0"/>
          <w:sz w:val="21"/>
          <w:szCs w:val="21"/>
          <w14:ligatures w14:val="none"/>
        </w:rPr>
        <w:t>void</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CDCAA"/>
          <w:kern w:val="0"/>
          <w:sz w:val="21"/>
          <w:szCs w:val="21"/>
          <w14:ligatures w14:val="none"/>
        </w:rPr>
        <w:t>updateHighScore</w:t>
      </w:r>
      <w:r w:rsidRPr="00F84913">
        <w:rPr>
          <w:rFonts w:ascii="Consolas" w:eastAsia="Times New Roman" w:hAnsi="Consolas" w:cs="Times New Roman"/>
          <w:color w:val="CCCCCC"/>
          <w:kern w:val="0"/>
          <w:sz w:val="21"/>
          <w:szCs w:val="21"/>
          <w14:ligatures w14:val="none"/>
        </w:rPr>
        <w:t>() {</w:t>
      </w:r>
    </w:p>
    <w:p w14:paraId="1D7E9146"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highScoreLabel</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setText</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CE9178"/>
          <w:kern w:val="0"/>
          <w:sz w:val="21"/>
          <w:szCs w:val="21"/>
          <w14:ligatures w14:val="none"/>
        </w:rPr>
        <w:t>"Điểm cao nhất: "</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D4D4D4"/>
          <w:kern w:val="0"/>
          <w:sz w:val="21"/>
          <w:szCs w:val="21"/>
          <w14:ligatures w14:val="none"/>
        </w:rPr>
        <w:t>+</w:t>
      </w:r>
      <w:r w:rsidRPr="00F84913">
        <w:rPr>
          <w:rFonts w:ascii="Consolas" w:eastAsia="Times New Roman" w:hAnsi="Consolas" w:cs="Times New Roman"/>
          <w:color w:val="CCCCCC"/>
          <w:kern w:val="0"/>
          <w:sz w:val="21"/>
          <w:szCs w:val="21"/>
          <w14:ligatures w14:val="none"/>
        </w:rPr>
        <w:t xml:space="preserve"> </w:t>
      </w:r>
      <w:r w:rsidRPr="00F84913">
        <w:rPr>
          <w:rFonts w:ascii="Consolas" w:eastAsia="Times New Roman" w:hAnsi="Consolas" w:cs="Times New Roman"/>
          <w:color w:val="9CDCFE"/>
          <w:kern w:val="0"/>
          <w:sz w:val="21"/>
          <w:szCs w:val="21"/>
          <w14:ligatures w14:val="none"/>
        </w:rPr>
        <w:t>highScoreManager</w:t>
      </w:r>
      <w:r w:rsidRPr="00F84913">
        <w:rPr>
          <w:rFonts w:ascii="Consolas" w:eastAsia="Times New Roman" w:hAnsi="Consolas" w:cs="Times New Roman"/>
          <w:color w:val="CCCCCC"/>
          <w:kern w:val="0"/>
          <w:sz w:val="21"/>
          <w:szCs w:val="21"/>
          <w14:ligatures w14:val="none"/>
        </w:rPr>
        <w:t>.</w:t>
      </w:r>
      <w:r w:rsidRPr="00F84913">
        <w:rPr>
          <w:rFonts w:ascii="Consolas" w:eastAsia="Times New Roman" w:hAnsi="Consolas" w:cs="Times New Roman"/>
          <w:color w:val="DCDCAA"/>
          <w:kern w:val="0"/>
          <w:sz w:val="21"/>
          <w:szCs w:val="21"/>
          <w14:ligatures w14:val="none"/>
        </w:rPr>
        <w:t>load</w:t>
      </w:r>
      <w:r w:rsidRPr="00F84913">
        <w:rPr>
          <w:rFonts w:ascii="Consolas" w:eastAsia="Times New Roman" w:hAnsi="Consolas" w:cs="Times New Roman"/>
          <w:color w:val="CCCCCC"/>
          <w:kern w:val="0"/>
          <w:sz w:val="21"/>
          <w:szCs w:val="21"/>
          <w14:ligatures w14:val="none"/>
        </w:rPr>
        <w:t>());</w:t>
      </w:r>
    </w:p>
    <w:p w14:paraId="1B97DF68" w14:textId="77777777" w:rsidR="00CA7438" w:rsidRPr="00F84913"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F84913">
        <w:rPr>
          <w:rFonts w:ascii="Consolas" w:eastAsia="Times New Roman" w:hAnsi="Consolas" w:cs="Times New Roman"/>
          <w:color w:val="CCCCCC"/>
          <w:kern w:val="0"/>
          <w:sz w:val="21"/>
          <w:szCs w:val="21"/>
          <w14:ligatures w14:val="none"/>
        </w:rPr>
        <w:t>    }</w:t>
      </w:r>
    </w:p>
    <w:p w14:paraId="2C625C5E"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lang w:val="vi-VN"/>
          <w14:ligatures w14:val="none"/>
        </w:rPr>
      </w:pPr>
      <w:r w:rsidRPr="00F84913">
        <w:rPr>
          <w:rFonts w:ascii="Consolas" w:eastAsia="Times New Roman" w:hAnsi="Consolas" w:cs="Times New Roman"/>
          <w:color w:val="CCCCCC"/>
          <w:kern w:val="0"/>
          <w:sz w:val="21"/>
          <w:szCs w:val="21"/>
          <w14:ligatures w14:val="none"/>
        </w:rPr>
        <w:t>}</w:t>
      </w:r>
    </w:p>
    <w:p w14:paraId="547E55D8" w14:textId="7BD7E5ED" w:rsidR="00CA7438" w:rsidRDefault="00E06957" w:rsidP="00CA7438">
      <w:pPr>
        <w:pStyle w:val="Heading20"/>
      </w:pPr>
      <w:bookmarkStart w:id="61" w:name="_Toc213910038"/>
      <w:r>
        <w:lastRenderedPageBreak/>
        <w:t>6.</w:t>
      </w:r>
      <w:r w:rsidR="00CA7438">
        <w:t>3. Main</w:t>
      </w:r>
      <w:bookmarkEnd w:id="61"/>
    </w:p>
    <w:p w14:paraId="0DB01531" w14:textId="079957D2" w:rsidR="00CA7438" w:rsidRDefault="00E06957" w:rsidP="00CA7438">
      <w:pPr>
        <w:pStyle w:val="Heading30"/>
      </w:pPr>
      <w:bookmarkStart w:id="62" w:name="_Toc213910039"/>
      <w:r>
        <w:t>6.3.1. TetrisApp.java</w:t>
      </w:r>
      <w:bookmarkEnd w:id="62"/>
    </w:p>
    <w:p w14:paraId="3729A47C"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569CD6"/>
          <w:kern w:val="0"/>
          <w:sz w:val="21"/>
          <w:szCs w:val="21"/>
          <w14:ligatures w14:val="none"/>
        </w:rPr>
        <w:t>package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main</w:t>
      </w:r>
      <w:r w:rsidRPr="00CA7438">
        <w:rPr>
          <w:rFonts w:ascii="Consolas" w:eastAsia="Times New Roman" w:hAnsi="Consolas" w:cs="Times New Roman"/>
          <w:color w:val="CCCCCC"/>
          <w:kern w:val="0"/>
          <w:sz w:val="21"/>
          <w:szCs w:val="21"/>
          <w14:ligatures w14:val="none"/>
        </w:rPr>
        <w:t>;</w:t>
      </w:r>
    </w:p>
    <w:p w14:paraId="5397FEE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91B36FF"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569CD6"/>
          <w:kern w:val="0"/>
          <w:sz w:val="21"/>
          <w:szCs w:val="21"/>
          <w14:ligatures w14:val="none"/>
        </w:rPr>
        <w:t>import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core</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HighScoreManager</w:t>
      </w:r>
      <w:r w:rsidRPr="00CA7438">
        <w:rPr>
          <w:rFonts w:ascii="Consolas" w:eastAsia="Times New Roman" w:hAnsi="Consolas" w:cs="Times New Roman"/>
          <w:color w:val="CCCCCC"/>
          <w:kern w:val="0"/>
          <w:sz w:val="21"/>
          <w:szCs w:val="21"/>
          <w14:ligatures w14:val="none"/>
        </w:rPr>
        <w:t>;</w:t>
      </w:r>
    </w:p>
    <w:p w14:paraId="74197BE5"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569CD6"/>
          <w:kern w:val="0"/>
          <w:sz w:val="21"/>
          <w:szCs w:val="21"/>
          <w14:ligatures w14:val="none"/>
        </w:rPr>
        <w:t>import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ui</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GamePanel</w:t>
      </w:r>
      <w:r w:rsidRPr="00CA7438">
        <w:rPr>
          <w:rFonts w:ascii="Consolas" w:eastAsia="Times New Roman" w:hAnsi="Consolas" w:cs="Times New Roman"/>
          <w:color w:val="CCCCCC"/>
          <w:kern w:val="0"/>
          <w:sz w:val="21"/>
          <w:szCs w:val="21"/>
          <w14:ligatures w14:val="none"/>
        </w:rPr>
        <w:t>;</w:t>
      </w:r>
    </w:p>
    <w:p w14:paraId="10B3074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569CD6"/>
          <w:kern w:val="0"/>
          <w:sz w:val="21"/>
          <w:szCs w:val="21"/>
          <w14:ligatures w14:val="none"/>
        </w:rPr>
        <w:t>import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ui</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MenuPanel</w:t>
      </w:r>
      <w:r w:rsidRPr="00CA7438">
        <w:rPr>
          <w:rFonts w:ascii="Consolas" w:eastAsia="Times New Roman" w:hAnsi="Consolas" w:cs="Times New Roman"/>
          <w:color w:val="CCCCCC"/>
          <w:kern w:val="0"/>
          <w:sz w:val="21"/>
          <w:szCs w:val="21"/>
          <w14:ligatures w14:val="none"/>
        </w:rPr>
        <w:t>;</w:t>
      </w:r>
    </w:p>
    <w:p w14:paraId="3F2B688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7F565AFC"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569CD6"/>
          <w:kern w:val="0"/>
          <w:sz w:val="21"/>
          <w:szCs w:val="21"/>
          <w14:ligatures w14:val="none"/>
        </w:rPr>
        <w:t>import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javax</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swing</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JFrame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&lt;-- Dùng JFrame (cửa sổ Swing)</w:t>
      </w:r>
    </w:p>
    <w:p w14:paraId="2EED621F"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569CD6"/>
          <w:kern w:val="0"/>
          <w:sz w:val="21"/>
          <w:szCs w:val="21"/>
          <w14:ligatures w14:val="none"/>
        </w:rPr>
        <w:t>import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javax</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swing</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JPanel</w:t>
      </w:r>
      <w:r w:rsidRPr="00CA7438">
        <w:rPr>
          <w:rFonts w:ascii="Consolas" w:eastAsia="Times New Roman" w:hAnsi="Consolas" w:cs="Times New Roman"/>
          <w:color w:val="CCCCCC"/>
          <w:kern w:val="0"/>
          <w:sz w:val="21"/>
          <w:szCs w:val="21"/>
          <w14:ligatures w14:val="none"/>
        </w:rPr>
        <w:t>;</w:t>
      </w:r>
    </w:p>
    <w:p w14:paraId="63D9FA6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569CD6"/>
          <w:kern w:val="0"/>
          <w:sz w:val="21"/>
          <w:szCs w:val="21"/>
          <w14:ligatures w14:val="none"/>
        </w:rPr>
        <w:t>import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java</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awt</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4EC9B0"/>
          <w:kern w:val="0"/>
          <w:sz w:val="21"/>
          <w:szCs w:val="21"/>
          <w14:ligatures w14:val="none"/>
        </w:rPr>
        <w:t>CardLayout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&lt;-- Dùng CardLayout để "tráo" màn hình</w:t>
      </w:r>
    </w:p>
    <w:p w14:paraId="3C674124"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03ADD1D"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6A9955"/>
          <w:kern w:val="0"/>
          <w:sz w:val="21"/>
          <w:szCs w:val="21"/>
          <w14:ligatures w14:val="none"/>
        </w:rPr>
        <w:t>/**</w:t>
      </w:r>
    </w:p>
    <w:p w14:paraId="4D4195F9"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6A9955"/>
          <w:kern w:val="0"/>
          <w:sz w:val="21"/>
          <w:szCs w:val="21"/>
          <w14:ligatures w14:val="none"/>
        </w:rPr>
        <w:t> * Lớp chính của ứng dụng, sử dụng JavaSwing (JFrame).</w:t>
      </w:r>
    </w:p>
    <w:p w14:paraId="682355A2"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6A9955"/>
          <w:kern w:val="0"/>
          <w:sz w:val="21"/>
          <w:szCs w:val="21"/>
          <w14:ligatures w14:val="none"/>
        </w:rPr>
        <w:t> * Quản lý việc chuyển đổi giữa các màn hình (Menu và Game)</w:t>
      </w:r>
    </w:p>
    <w:p w14:paraId="2E992270"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6A9955"/>
          <w:kern w:val="0"/>
          <w:sz w:val="21"/>
          <w:szCs w:val="21"/>
          <w14:ligatures w14:val="none"/>
        </w:rPr>
        <w:t> */</w:t>
      </w:r>
    </w:p>
    <w:p w14:paraId="43CADC75"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569CD6"/>
          <w:kern w:val="0"/>
          <w:sz w:val="21"/>
          <w:szCs w:val="21"/>
          <w14:ligatures w14:val="none"/>
        </w:rPr>
        <w:t>public</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class</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TetrisApp</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extends</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JFrame</w:t>
      </w:r>
      <w:r w:rsidRPr="00CA7438">
        <w:rPr>
          <w:rFonts w:ascii="Consolas" w:eastAsia="Times New Roman" w:hAnsi="Consolas" w:cs="Times New Roman"/>
          <w:color w:val="CCCCCC"/>
          <w:kern w:val="0"/>
          <w:sz w:val="21"/>
          <w:szCs w:val="21"/>
          <w14:ligatures w14:val="none"/>
        </w:rPr>
        <w:t xml:space="preserve"> {</w:t>
      </w:r>
    </w:p>
    <w:p w14:paraId="5878501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AA474AB"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Tên của các "thẻ" (màn hình)</w:t>
      </w:r>
    </w:p>
    <w:p w14:paraId="321C8B74"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public</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static</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final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String</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FC1FF"/>
          <w:kern w:val="0"/>
          <w:sz w:val="21"/>
          <w:szCs w:val="21"/>
          <w14:ligatures w14:val="none"/>
        </w:rPr>
        <w:t>MENU_PANEL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E9178"/>
          <w:kern w:val="0"/>
          <w:sz w:val="21"/>
          <w:szCs w:val="21"/>
          <w14:ligatures w14:val="none"/>
        </w:rPr>
        <w:t>"menu"</w:t>
      </w:r>
      <w:r w:rsidRPr="00CA7438">
        <w:rPr>
          <w:rFonts w:ascii="Consolas" w:eastAsia="Times New Roman" w:hAnsi="Consolas" w:cs="Times New Roman"/>
          <w:color w:val="CCCCCC"/>
          <w:kern w:val="0"/>
          <w:sz w:val="21"/>
          <w:szCs w:val="21"/>
          <w14:ligatures w14:val="none"/>
        </w:rPr>
        <w:t>;</w:t>
      </w:r>
    </w:p>
    <w:p w14:paraId="0C1EB7FC"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public</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static</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final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String</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FC1FF"/>
          <w:kern w:val="0"/>
          <w:sz w:val="21"/>
          <w:szCs w:val="21"/>
          <w14:ligatures w14:val="none"/>
        </w:rPr>
        <w:t>GAME_PANEL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E9178"/>
          <w:kern w:val="0"/>
          <w:sz w:val="21"/>
          <w:szCs w:val="21"/>
          <w14:ligatures w14:val="none"/>
        </w:rPr>
        <w:t>"game"</w:t>
      </w:r>
      <w:r w:rsidRPr="00CA7438">
        <w:rPr>
          <w:rFonts w:ascii="Consolas" w:eastAsia="Times New Roman" w:hAnsi="Consolas" w:cs="Times New Roman"/>
          <w:color w:val="CCCCCC"/>
          <w:kern w:val="0"/>
          <w:sz w:val="21"/>
          <w:szCs w:val="21"/>
          <w14:ligatures w14:val="none"/>
        </w:rPr>
        <w:t>;</w:t>
      </w:r>
    </w:p>
    <w:p w14:paraId="11850608"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7451F53"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private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CardLayout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cardLayout</w:t>
      </w:r>
      <w:r w:rsidRPr="00CA7438">
        <w:rPr>
          <w:rFonts w:ascii="Consolas" w:eastAsia="Times New Roman" w:hAnsi="Consolas" w:cs="Times New Roman"/>
          <w:color w:val="CCCCCC"/>
          <w:kern w:val="0"/>
          <w:sz w:val="21"/>
          <w:szCs w:val="21"/>
          <w14:ligatures w14:val="none"/>
        </w:rPr>
        <w:t>;</w:t>
      </w:r>
    </w:p>
    <w:p w14:paraId="71CF7264"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private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JPanel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mainPanel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Panel chính chứa các "thẻ"</w:t>
      </w:r>
    </w:p>
    <w:p w14:paraId="3E644BDB"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private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GamePanel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gamePanel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Panel màn hình chơi game</w:t>
      </w:r>
    </w:p>
    <w:p w14:paraId="28BEEF32"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private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MenuPanel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menuPanel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Panel màn hình menu</w:t>
      </w:r>
    </w:p>
    <w:p w14:paraId="3FEB1473"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private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HighScoreManager</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highScoreManager</w:t>
      </w:r>
      <w:r w:rsidRPr="00CA7438">
        <w:rPr>
          <w:rFonts w:ascii="Consolas" w:eastAsia="Times New Roman" w:hAnsi="Consolas" w:cs="Times New Roman"/>
          <w:color w:val="CCCCCC"/>
          <w:kern w:val="0"/>
          <w:sz w:val="21"/>
          <w:szCs w:val="21"/>
          <w14:ligatures w14:val="none"/>
        </w:rPr>
        <w:t>;</w:t>
      </w:r>
    </w:p>
    <w:p w14:paraId="387C5DF7"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62D8C92"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public</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TetrisApp</w:t>
      </w:r>
      <w:r w:rsidRPr="00CA7438">
        <w:rPr>
          <w:rFonts w:ascii="Consolas" w:eastAsia="Times New Roman" w:hAnsi="Consolas" w:cs="Times New Roman"/>
          <w:color w:val="CCCCCC"/>
          <w:kern w:val="0"/>
          <w:sz w:val="21"/>
          <w:szCs w:val="21"/>
          <w14:ligatures w14:val="none"/>
        </w:rPr>
        <w:t>() {</w:t>
      </w:r>
    </w:p>
    <w:p w14:paraId="6C768D96"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1. Khởi tạo Trình quản lý điểm</w:t>
      </w:r>
    </w:p>
    <w:p w14:paraId="1B229773"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highScoreManager</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586C0"/>
          <w:kern w:val="0"/>
          <w:sz w:val="21"/>
          <w:szCs w:val="21"/>
          <w14:ligatures w14:val="none"/>
        </w:rPr>
        <w:t>new</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HighScoreManager</w:t>
      </w:r>
      <w:r w:rsidRPr="00CA7438">
        <w:rPr>
          <w:rFonts w:ascii="Consolas" w:eastAsia="Times New Roman" w:hAnsi="Consolas" w:cs="Times New Roman"/>
          <w:color w:val="CCCCCC"/>
          <w:kern w:val="0"/>
          <w:sz w:val="21"/>
          <w:szCs w:val="21"/>
          <w14:ligatures w14:val="none"/>
        </w:rPr>
        <w:t>();</w:t>
      </w:r>
    </w:p>
    <w:p w14:paraId="1918D63F"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68DFDC97"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2. Thiết lập Frame (Cửa sổ chính)</w:t>
      </w:r>
    </w:p>
    <w:p w14:paraId="6F1E856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setTitle</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CE9178"/>
          <w:kern w:val="0"/>
          <w:sz w:val="21"/>
          <w:szCs w:val="21"/>
          <w14:ligatures w14:val="none"/>
        </w:rPr>
        <w:t>"Tetris - JavaSwing"</w:t>
      </w:r>
      <w:r w:rsidRPr="00CA7438">
        <w:rPr>
          <w:rFonts w:ascii="Consolas" w:eastAsia="Times New Roman" w:hAnsi="Consolas" w:cs="Times New Roman"/>
          <w:color w:val="CCCCCC"/>
          <w:kern w:val="0"/>
          <w:sz w:val="21"/>
          <w:szCs w:val="21"/>
          <w14:ligatures w14:val="none"/>
        </w:rPr>
        <w:t>);</w:t>
      </w:r>
    </w:p>
    <w:p w14:paraId="00F1175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setDefaultCloseOperation</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4EC9B0"/>
          <w:kern w:val="0"/>
          <w:sz w:val="21"/>
          <w:szCs w:val="21"/>
          <w14:ligatures w14:val="none"/>
        </w:rPr>
        <w:t>JFrame</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4FC1FF"/>
          <w:kern w:val="0"/>
          <w:sz w:val="21"/>
          <w:szCs w:val="21"/>
          <w14:ligatures w14:val="none"/>
        </w:rPr>
        <w:t>EXIT_ON_CLOSE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Thoát khi nhấn X</w:t>
      </w:r>
    </w:p>
    <w:p w14:paraId="3C182FCE"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setResizable</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569CD6"/>
          <w:kern w:val="0"/>
          <w:sz w:val="21"/>
          <w:szCs w:val="21"/>
          <w14:ligatures w14:val="none"/>
        </w:rPr>
        <w:t>false</w:t>
      </w:r>
      <w:r w:rsidRPr="00CA7438">
        <w:rPr>
          <w:rFonts w:ascii="Consolas" w:eastAsia="Times New Roman" w:hAnsi="Consolas" w:cs="Times New Roman"/>
          <w:color w:val="CCCCCC"/>
          <w:kern w:val="0"/>
          <w:sz w:val="21"/>
          <w:szCs w:val="21"/>
          <w14:ligatures w14:val="none"/>
        </w:rPr>
        <w:t>);</w:t>
      </w:r>
    </w:p>
    <w:p w14:paraId="06EEC037"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1050BCC6"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3. Thiết lập CardLayout để chuyển đổi màn hình</w:t>
      </w:r>
    </w:p>
    <w:p w14:paraId="0466B3A7"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cardLayout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586C0"/>
          <w:kern w:val="0"/>
          <w:sz w:val="21"/>
          <w:szCs w:val="21"/>
          <w14:ligatures w14:val="none"/>
        </w:rPr>
        <w:t>new</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CardLayout</w:t>
      </w:r>
      <w:r w:rsidRPr="00CA7438">
        <w:rPr>
          <w:rFonts w:ascii="Consolas" w:eastAsia="Times New Roman" w:hAnsi="Consolas" w:cs="Times New Roman"/>
          <w:color w:val="CCCCCC"/>
          <w:kern w:val="0"/>
          <w:sz w:val="21"/>
          <w:szCs w:val="21"/>
          <w14:ligatures w14:val="none"/>
        </w:rPr>
        <w:t>();</w:t>
      </w:r>
    </w:p>
    <w:p w14:paraId="7306B839"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mainPanel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586C0"/>
          <w:kern w:val="0"/>
          <w:sz w:val="21"/>
          <w:szCs w:val="21"/>
          <w14:ligatures w14:val="none"/>
        </w:rPr>
        <w:t>new</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JPanel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cardLayout</w:t>
      </w:r>
      <w:r w:rsidRPr="00CA7438">
        <w:rPr>
          <w:rFonts w:ascii="Consolas" w:eastAsia="Times New Roman" w:hAnsi="Consolas" w:cs="Times New Roman"/>
          <w:color w:val="CCCCCC"/>
          <w:kern w:val="0"/>
          <w:sz w:val="21"/>
          <w:szCs w:val="21"/>
          <w14:ligatures w14:val="none"/>
        </w:rPr>
        <w:t>);</w:t>
      </w:r>
    </w:p>
    <w:p w14:paraId="63D66980"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39A4B03"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4. Tạo các màn hình (Panels)</w:t>
      </w:r>
    </w:p>
    <w:p w14:paraId="413C811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p>
    <w:p w14:paraId="49302DE3"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Đây là "hành động" (callback) sẽ được gọi khi game kết thúc</w:t>
      </w:r>
    </w:p>
    <w:p w14:paraId="585D2698"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Runnable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onGameOver</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 </w:t>
      </w:r>
      <w:r w:rsidRPr="00CA7438">
        <w:rPr>
          <w:rFonts w:ascii="Consolas" w:eastAsia="Times New Roman" w:hAnsi="Consolas" w:cs="Times New Roman"/>
          <w:color w:val="569CD6"/>
          <w:kern w:val="0"/>
          <w:sz w:val="21"/>
          <w:szCs w:val="21"/>
          <w14:ligatures w14:val="none"/>
        </w:rPr>
        <w:t>-&gt;</w:t>
      </w:r>
      <w:r w:rsidRPr="00CA7438">
        <w:rPr>
          <w:rFonts w:ascii="Consolas" w:eastAsia="Times New Roman" w:hAnsi="Consolas" w:cs="Times New Roman"/>
          <w:color w:val="CCCCCC"/>
          <w:kern w:val="0"/>
          <w:sz w:val="21"/>
          <w:szCs w:val="21"/>
          <w14:ligatures w14:val="none"/>
        </w:rPr>
        <w:t xml:space="preserve"> {</w:t>
      </w:r>
    </w:p>
    <w:p w14:paraId="089E79D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lastRenderedPageBreak/>
        <w:t xml:space="preserve">            </w:t>
      </w:r>
      <w:r w:rsidRPr="00CA7438">
        <w:rPr>
          <w:rFonts w:ascii="Consolas" w:eastAsia="Times New Roman" w:hAnsi="Consolas" w:cs="Times New Roman"/>
          <w:color w:val="4EC9B0"/>
          <w:kern w:val="0"/>
          <w:sz w:val="21"/>
          <w:szCs w:val="21"/>
          <w14:ligatures w14:val="none"/>
        </w:rPr>
        <w:t>int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finalScore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gamePanel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getScore</w:t>
      </w:r>
      <w:r w:rsidRPr="00CA7438">
        <w:rPr>
          <w:rFonts w:ascii="Consolas" w:eastAsia="Times New Roman" w:hAnsi="Consolas" w:cs="Times New Roman"/>
          <w:color w:val="CCCCCC"/>
          <w:kern w:val="0"/>
          <w:sz w:val="21"/>
          <w:szCs w:val="21"/>
          <w14:ligatures w14:val="none"/>
        </w:rPr>
        <w:t>();</w:t>
      </w:r>
    </w:p>
    <w:p w14:paraId="42B55180"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586C0"/>
          <w:kern w:val="0"/>
          <w:sz w:val="21"/>
          <w:szCs w:val="21"/>
          <w14:ligatures w14:val="none"/>
        </w:rPr>
        <w:t>if</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finalScore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&gt;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highScoreManager</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load</w:t>
      </w:r>
      <w:r w:rsidRPr="00CA7438">
        <w:rPr>
          <w:rFonts w:ascii="Consolas" w:eastAsia="Times New Roman" w:hAnsi="Consolas" w:cs="Times New Roman"/>
          <w:color w:val="CCCCCC"/>
          <w:kern w:val="0"/>
          <w:sz w:val="21"/>
          <w:szCs w:val="21"/>
          <w14:ligatures w14:val="none"/>
        </w:rPr>
        <w:t>()) {</w:t>
      </w:r>
    </w:p>
    <w:p w14:paraId="410462E8"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highScoreManager</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save</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finalScore</w:t>
      </w:r>
      <w:r w:rsidRPr="00CA7438">
        <w:rPr>
          <w:rFonts w:ascii="Consolas" w:eastAsia="Times New Roman" w:hAnsi="Consolas" w:cs="Times New Roman"/>
          <w:color w:val="CCCCCC"/>
          <w:kern w:val="0"/>
          <w:sz w:val="21"/>
          <w:szCs w:val="21"/>
          <w14:ligatures w14:val="none"/>
        </w:rPr>
        <w:t>);</w:t>
      </w:r>
    </w:p>
    <w:p w14:paraId="60533C17"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w:t>
      </w:r>
    </w:p>
    <w:p w14:paraId="74352814"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menuPanel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updateHighScore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Cập nhật điểm cao trên menu</w:t>
      </w:r>
    </w:p>
    <w:p w14:paraId="364F6C6B"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cardLayout</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show</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mainPanel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FC1FF"/>
          <w:kern w:val="0"/>
          <w:sz w:val="21"/>
          <w:szCs w:val="21"/>
          <w14:ligatures w14:val="none"/>
        </w:rPr>
        <w:t>MENU_PANEL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Quay về menu</w:t>
      </w:r>
    </w:p>
    <w:p w14:paraId="1FFF271B"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w:t>
      </w:r>
    </w:p>
    <w:p w14:paraId="1A8BEF4F"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05685B88"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Đây là "hành động" sẽ được gọi khi nhấn "Bắt đầu chơi"</w:t>
      </w:r>
    </w:p>
    <w:p w14:paraId="0F8C1BDE"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Runnable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onStartGame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 </w:t>
      </w:r>
      <w:r w:rsidRPr="00CA7438">
        <w:rPr>
          <w:rFonts w:ascii="Consolas" w:eastAsia="Times New Roman" w:hAnsi="Consolas" w:cs="Times New Roman"/>
          <w:color w:val="569CD6"/>
          <w:kern w:val="0"/>
          <w:sz w:val="21"/>
          <w:szCs w:val="21"/>
          <w14:ligatures w14:val="none"/>
        </w:rPr>
        <w:t>-&gt;</w:t>
      </w:r>
      <w:r w:rsidRPr="00CA7438">
        <w:rPr>
          <w:rFonts w:ascii="Consolas" w:eastAsia="Times New Roman" w:hAnsi="Consolas" w:cs="Times New Roman"/>
          <w:color w:val="CCCCCC"/>
          <w:kern w:val="0"/>
          <w:sz w:val="21"/>
          <w:szCs w:val="21"/>
          <w14:ligatures w14:val="none"/>
        </w:rPr>
        <w:t xml:space="preserve"> {</w:t>
      </w:r>
    </w:p>
    <w:p w14:paraId="0D15D49D"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gamePanel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resetGame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Reset game</w:t>
      </w:r>
    </w:p>
    <w:p w14:paraId="198A5105"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cardLayout</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show</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mainPanel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FC1FF"/>
          <w:kern w:val="0"/>
          <w:sz w:val="21"/>
          <w:szCs w:val="21"/>
          <w14:ligatures w14:val="none"/>
        </w:rPr>
        <w:t>GAME_PANEL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Chuyển sang màn hình game</w:t>
      </w:r>
    </w:p>
    <w:p w14:paraId="6A52F95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gamePanel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startGame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Bắt đầu game</w:t>
      </w:r>
    </w:p>
    <w:p w14:paraId="0C3383B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w:t>
      </w:r>
    </w:p>
    <w:p w14:paraId="2F512E3E"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867D8C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Tạo 2 màn hình và truyền các "hành động" vào</w:t>
      </w:r>
    </w:p>
    <w:p w14:paraId="22F4962D"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gamePanel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586C0"/>
          <w:kern w:val="0"/>
          <w:sz w:val="21"/>
          <w:szCs w:val="21"/>
          <w14:ligatures w14:val="none"/>
        </w:rPr>
        <w:t>new</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GamePanel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onGameOver</w:t>
      </w:r>
      <w:r w:rsidRPr="00CA7438">
        <w:rPr>
          <w:rFonts w:ascii="Consolas" w:eastAsia="Times New Roman" w:hAnsi="Consolas" w:cs="Times New Roman"/>
          <w:color w:val="CCCCCC"/>
          <w:kern w:val="0"/>
          <w:sz w:val="21"/>
          <w:szCs w:val="21"/>
          <w14:ligatures w14:val="none"/>
        </w:rPr>
        <w:t>);</w:t>
      </w:r>
    </w:p>
    <w:p w14:paraId="1C31F93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menuPanel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4D4D4"/>
          <w:kern w:val="0"/>
          <w:sz w:val="21"/>
          <w:szCs w:val="21"/>
          <w14:ligatures w14:val="none"/>
        </w:rPr>
        <w:t>=</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586C0"/>
          <w:kern w:val="0"/>
          <w:sz w:val="21"/>
          <w:szCs w:val="21"/>
          <w14:ligatures w14:val="none"/>
        </w:rPr>
        <w:t>new</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MenuPanel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onStartGame</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highScoreManager</w:t>
      </w:r>
      <w:r w:rsidRPr="00CA7438">
        <w:rPr>
          <w:rFonts w:ascii="Consolas" w:eastAsia="Times New Roman" w:hAnsi="Consolas" w:cs="Times New Roman"/>
          <w:color w:val="CCCCCC"/>
          <w:kern w:val="0"/>
          <w:sz w:val="21"/>
          <w:szCs w:val="21"/>
          <w14:ligatures w14:val="none"/>
        </w:rPr>
        <w:t>);</w:t>
      </w:r>
    </w:p>
    <w:p w14:paraId="44319329"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3CE754E0"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5. Thêm các màn hình vào CardLayout</w:t>
      </w:r>
    </w:p>
    <w:p w14:paraId="11AFEC12"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mainPanel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add</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menuPanel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FC1FF"/>
          <w:kern w:val="0"/>
          <w:sz w:val="21"/>
          <w:szCs w:val="21"/>
          <w14:ligatures w14:val="none"/>
        </w:rPr>
        <w:t>MENU_PANEL</w:t>
      </w:r>
      <w:r w:rsidRPr="00CA7438">
        <w:rPr>
          <w:rFonts w:ascii="Consolas" w:eastAsia="Times New Roman" w:hAnsi="Consolas" w:cs="Times New Roman"/>
          <w:color w:val="CCCCCC"/>
          <w:kern w:val="0"/>
          <w:sz w:val="21"/>
          <w:szCs w:val="21"/>
          <w14:ligatures w14:val="none"/>
        </w:rPr>
        <w:t>);</w:t>
      </w:r>
    </w:p>
    <w:p w14:paraId="25002816"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mainPanel</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add</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gamePanel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FC1FF"/>
          <w:kern w:val="0"/>
          <w:sz w:val="21"/>
          <w:szCs w:val="21"/>
          <w14:ligatures w14:val="none"/>
        </w:rPr>
        <w:t>GAME_PANEL</w:t>
      </w:r>
      <w:r w:rsidRPr="00CA7438">
        <w:rPr>
          <w:rFonts w:ascii="Consolas" w:eastAsia="Times New Roman" w:hAnsi="Consolas" w:cs="Times New Roman"/>
          <w:color w:val="CCCCCC"/>
          <w:kern w:val="0"/>
          <w:sz w:val="21"/>
          <w:szCs w:val="21"/>
          <w14:ligatures w14:val="none"/>
        </w:rPr>
        <w:t>);</w:t>
      </w:r>
    </w:p>
    <w:p w14:paraId="120E9AA7"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54FB728"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6. Thêm panel chính vào Frame và hiển thị</w:t>
      </w:r>
    </w:p>
    <w:p w14:paraId="6E32661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add</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9CDCFE"/>
          <w:kern w:val="0"/>
          <w:sz w:val="21"/>
          <w:szCs w:val="21"/>
          <w14:ligatures w14:val="none"/>
        </w:rPr>
        <w:t>mainPanel</w:t>
      </w:r>
      <w:r w:rsidRPr="00CA7438">
        <w:rPr>
          <w:rFonts w:ascii="Consolas" w:eastAsia="Times New Roman" w:hAnsi="Consolas" w:cs="Times New Roman"/>
          <w:color w:val="CCCCCC"/>
          <w:kern w:val="0"/>
          <w:sz w:val="21"/>
          <w:szCs w:val="21"/>
          <w14:ligatures w14:val="none"/>
        </w:rPr>
        <w:t>);</w:t>
      </w:r>
    </w:p>
    <w:p w14:paraId="1E83D4DB"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pack</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Tự động điều chỉnh kích thước cửa sổ</w:t>
      </w:r>
    </w:p>
    <w:p w14:paraId="42898E2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setLocationRelativeTo</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569CD6"/>
          <w:kern w:val="0"/>
          <w:sz w:val="21"/>
          <w:szCs w:val="21"/>
          <w14:ligatures w14:val="none"/>
        </w:rPr>
        <w:t>null</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Căn giữa màn hình</w:t>
      </w:r>
    </w:p>
    <w:p w14:paraId="321E6726"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w:t>
      </w:r>
    </w:p>
    <w:p w14:paraId="5367EA8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p>
    <w:p w14:paraId="549C3E90"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6A9955"/>
          <w:kern w:val="0"/>
          <w:sz w:val="21"/>
          <w:szCs w:val="21"/>
          <w14:ligatures w14:val="none"/>
        </w:rPr>
        <w:t>    /**</w:t>
      </w:r>
    </w:p>
    <w:p w14:paraId="09190324"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6A9955"/>
          <w:kern w:val="0"/>
          <w:sz w:val="21"/>
          <w:szCs w:val="21"/>
          <w14:ligatures w14:val="none"/>
        </w:rPr>
        <w:t>     * Hàm main() để chạy ứng dụng Swing</w:t>
      </w:r>
    </w:p>
    <w:p w14:paraId="1F9A33F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6A9955"/>
          <w:kern w:val="0"/>
          <w:sz w:val="21"/>
          <w:szCs w:val="21"/>
          <w14:ligatures w14:val="none"/>
        </w:rPr>
        <w:t>     */</w:t>
      </w:r>
    </w:p>
    <w:p w14:paraId="79C8C4A0"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public</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static</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void</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main</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4EC9B0"/>
          <w:kern w:val="0"/>
          <w:sz w:val="21"/>
          <w:szCs w:val="21"/>
          <w14:ligatures w14:val="none"/>
        </w:rPr>
        <w:t>String</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9CDCFE"/>
          <w:kern w:val="0"/>
          <w:sz w:val="21"/>
          <w:szCs w:val="21"/>
          <w14:ligatures w14:val="none"/>
        </w:rPr>
        <w:t>args</w:t>
      </w:r>
      <w:r w:rsidRPr="00CA7438">
        <w:rPr>
          <w:rFonts w:ascii="Consolas" w:eastAsia="Times New Roman" w:hAnsi="Consolas" w:cs="Times New Roman"/>
          <w:color w:val="CCCCCC"/>
          <w:kern w:val="0"/>
          <w:sz w:val="21"/>
          <w:szCs w:val="21"/>
          <w14:ligatures w14:val="none"/>
        </w:rPr>
        <w:t>) {</w:t>
      </w:r>
    </w:p>
    <w:p w14:paraId="262C20EB"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6A9955"/>
          <w:kern w:val="0"/>
          <w:sz w:val="21"/>
          <w:szCs w:val="21"/>
          <w14:ligatures w14:val="none"/>
        </w:rPr>
        <w:t>// Đảm bảo code UI chạy trên luồng của Swing (cách làm chuẩn)</w:t>
      </w:r>
    </w:p>
    <w:p w14:paraId="05F79557"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4EC9B0"/>
          <w:kern w:val="0"/>
          <w:sz w:val="21"/>
          <w:szCs w:val="21"/>
          <w14:ligatures w14:val="none"/>
        </w:rPr>
        <w:t>javax</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4EC9B0"/>
          <w:kern w:val="0"/>
          <w:sz w:val="21"/>
          <w:szCs w:val="21"/>
          <w14:ligatures w14:val="none"/>
        </w:rPr>
        <w:t>swing</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4EC9B0"/>
          <w:kern w:val="0"/>
          <w:sz w:val="21"/>
          <w:szCs w:val="21"/>
          <w14:ligatures w14:val="none"/>
        </w:rPr>
        <w:t>SwingUtilities</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invokeLater</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569CD6"/>
          <w:kern w:val="0"/>
          <w:sz w:val="21"/>
          <w:szCs w:val="21"/>
          <w14:ligatures w14:val="none"/>
        </w:rPr>
        <w:t>-&gt;</w:t>
      </w:r>
      <w:r w:rsidRPr="00CA7438">
        <w:rPr>
          <w:rFonts w:ascii="Consolas" w:eastAsia="Times New Roman" w:hAnsi="Consolas" w:cs="Times New Roman"/>
          <w:color w:val="CCCCCC"/>
          <w:kern w:val="0"/>
          <w:sz w:val="21"/>
          <w:szCs w:val="21"/>
          <w14:ligatures w14:val="none"/>
        </w:rPr>
        <w:t xml:space="preserve"> {</w:t>
      </w:r>
    </w:p>
    <w:p w14:paraId="0628E667"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C586C0"/>
          <w:kern w:val="0"/>
          <w:sz w:val="21"/>
          <w:szCs w:val="21"/>
          <w14:ligatures w14:val="none"/>
        </w:rPr>
        <w:t>new</w:t>
      </w:r>
      <w:r w:rsidRPr="00CA7438">
        <w:rPr>
          <w:rFonts w:ascii="Consolas" w:eastAsia="Times New Roman" w:hAnsi="Consolas" w:cs="Times New Roman"/>
          <w:color w:val="CCCCCC"/>
          <w:kern w:val="0"/>
          <w:sz w:val="21"/>
          <w:szCs w:val="21"/>
          <w14:ligatures w14:val="none"/>
        </w:rPr>
        <w:t xml:space="preserve"> </w:t>
      </w:r>
      <w:r w:rsidRPr="00CA7438">
        <w:rPr>
          <w:rFonts w:ascii="Consolas" w:eastAsia="Times New Roman" w:hAnsi="Consolas" w:cs="Times New Roman"/>
          <w:color w:val="DCDCAA"/>
          <w:kern w:val="0"/>
          <w:sz w:val="21"/>
          <w:szCs w:val="21"/>
          <w14:ligatures w14:val="none"/>
        </w:rPr>
        <w:t>TetrisApp</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DCDCAA"/>
          <w:kern w:val="0"/>
          <w:sz w:val="21"/>
          <w:szCs w:val="21"/>
          <w14:ligatures w14:val="none"/>
        </w:rPr>
        <w:t>setVisible</w:t>
      </w:r>
      <w:r w:rsidRPr="00CA7438">
        <w:rPr>
          <w:rFonts w:ascii="Consolas" w:eastAsia="Times New Roman" w:hAnsi="Consolas" w:cs="Times New Roman"/>
          <w:color w:val="CCCCCC"/>
          <w:kern w:val="0"/>
          <w:sz w:val="21"/>
          <w:szCs w:val="21"/>
          <w14:ligatures w14:val="none"/>
        </w:rPr>
        <w:t>(</w:t>
      </w:r>
      <w:r w:rsidRPr="00CA7438">
        <w:rPr>
          <w:rFonts w:ascii="Consolas" w:eastAsia="Times New Roman" w:hAnsi="Consolas" w:cs="Times New Roman"/>
          <w:color w:val="569CD6"/>
          <w:kern w:val="0"/>
          <w:sz w:val="21"/>
          <w:szCs w:val="21"/>
          <w14:ligatures w14:val="none"/>
        </w:rPr>
        <w:t>true</w:t>
      </w:r>
      <w:r w:rsidRPr="00CA7438">
        <w:rPr>
          <w:rFonts w:ascii="Consolas" w:eastAsia="Times New Roman" w:hAnsi="Consolas" w:cs="Times New Roman"/>
          <w:color w:val="CCCCCC"/>
          <w:kern w:val="0"/>
          <w:sz w:val="21"/>
          <w:szCs w:val="21"/>
          <w14:ligatures w14:val="none"/>
        </w:rPr>
        <w:t>);</w:t>
      </w:r>
    </w:p>
    <w:p w14:paraId="6A1BAEF1"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w:t>
      </w:r>
    </w:p>
    <w:p w14:paraId="4313563A"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    }</w:t>
      </w:r>
    </w:p>
    <w:p w14:paraId="57DFC084" w14:textId="77777777" w:rsidR="00CA7438" w:rsidRPr="00CA7438" w:rsidRDefault="00CA7438" w:rsidP="00CA7438">
      <w:pPr>
        <w:shd w:val="clear" w:color="auto" w:fill="1F1F1F"/>
        <w:spacing w:before="0" w:after="0" w:line="285" w:lineRule="atLeast"/>
        <w:jc w:val="left"/>
        <w:rPr>
          <w:rFonts w:ascii="Consolas" w:eastAsia="Times New Roman" w:hAnsi="Consolas" w:cs="Times New Roman"/>
          <w:color w:val="CCCCCC"/>
          <w:kern w:val="0"/>
          <w:sz w:val="21"/>
          <w:szCs w:val="21"/>
          <w14:ligatures w14:val="none"/>
        </w:rPr>
      </w:pPr>
      <w:r w:rsidRPr="00CA7438">
        <w:rPr>
          <w:rFonts w:ascii="Consolas" w:eastAsia="Times New Roman" w:hAnsi="Consolas" w:cs="Times New Roman"/>
          <w:color w:val="CCCCCC"/>
          <w:kern w:val="0"/>
          <w:sz w:val="21"/>
          <w:szCs w:val="21"/>
          <w14:ligatures w14:val="none"/>
        </w:rPr>
        <w:t>}</w:t>
      </w:r>
    </w:p>
    <w:p w14:paraId="278A8A72" w14:textId="77777777" w:rsidR="00E707F0" w:rsidRDefault="00E707F0" w:rsidP="00CA7438">
      <w:pPr>
        <w:rPr>
          <w:lang w:val="vi-VN"/>
        </w:rPr>
      </w:pPr>
      <w:r>
        <w:rPr>
          <w:lang w:val="vi-VN"/>
        </w:rPr>
        <w:br w:type="page"/>
      </w:r>
    </w:p>
    <w:p w14:paraId="5DAA7EC3" w14:textId="573D3486" w:rsidR="00926688" w:rsidRPr="00926688" w:rsidRDefault="00CF63FB" w:rsidP="00926688">
      <w:pPr>
        <w:pStyle w:val="Heading10"/>
        <w:rPr>
          <w:lang w:val="vi-VN"/>
        </w:rPr>
      </w:pPr>
      <w:bookmarkStart w:id="63" w:name="_Toc213910040"/>
      <w:r>
        <w:rPr>
          <w:lang w:val="vi-VN"/>
        </w:rPr>
        <w:lastRenderedPageBreak/>
        <w:t>T</w:t>
      </w:r>
      <w:r w:rsidRPr="00CF63FB">
        <w:rPr>
          <w:lang w:val="vi-VN"/>
        </w:rPr>
        <w:t>ài liệu tham khảo</w:t>
      </w:r>
      <w:bookmarkEnd w:id="63"/>
    </w:p>
    <w:p w14:paraId="2F0F2A2D" w14:textId="3E4E51F2" w:rsidR="00926688" w:rsidRDefault="00926688" w:rsidP="00926688">
      <w:pPr>
        <w:pStyle w:val="Heading20"/>
      </w:pPr>
      <w:bookmarkStart w:id="64" w:name="_Toc213910041"/>
      <w:r w:rsidRPr="00926688">
        <w:rPr>
          <w:lang w:val="en-US"/>
        </w:rPr>
        <w:t>Tiếng Việt</w:t>
      </w:r>
      <w:bookmarkEnd w:id="64"/>
    </w:p>
    <w:p w14:paraId="118300D6" w14:textId="5D21B69C" w:rsidR="00926688" w:rsidRPr="0050322E" w:rsidRDefault="00926688" w:rsidP="00926688">
      <w:pPr>
        <w:pStyle w:val="ListParagraph"/>
        <w:numPr>
          <w:ilvl w:val="0"/>
          <w:numId w:val="5"/>
        </w:numPr>
      </w:pPr>
      <w:r w:rsidRPr="0050322E">
        <w:t>Nguyễn Minh Hải – Bài giảng Lập trình hướng đối tượng (OOP) – Java – Khoa Công nghệ Thông tin, Trường Đại học Sài Gòn, 2025.</w:t>
      </w:r>
    </w:p>
    <w:p w14:paraId="69C3BF39" w14:textId="30CD96E5" w:rsidR="00926688" w:rsidRPr="0050322E" w:rsidRDefault="00926688" w:rsidP="00926688">
      <w:pPr>
        <w:pStyle w:val="ListParagraph"/>
        <w:numPr>
          <w:ilvl w:val="0"/>
          <w:numId w:val="5"/>
        </w:numPr>
      </w:pPr>
      <w:r w:rsidRPr="0050322E">
        <w:t>Trần Văn Hòa – Giáo trình Lập trình Java căn bản và nâng cao – Nhà xuất bản Giáo dục Việt Nam, 2023.</w:t>
      </w:r>
    </w:p>
    <w:p w14:paraId="158BD15D" w14:textId="68D99D6D" w:rsidR="00926688" w:rsidRPr="0050322E" w:rsidRDefault="0050322E" w:rsidP="00926688">
      <w:pPr>
        <w:pStyle w:val="ListParagraph"/>
        <w:numPr>
          <w:ilvl w:val="0"/>
          <w:numId w:val="5"/>
        </w:numPr>
      </w:pPr>
      <w:r w:rsidRPr="0050322E">
        <w:t xml:space="preserve">Kteam – Lập trình </w:t>
      </w:r>
      <w:r w:rsidR="00A231DB">
        <w:t>Java Swing/AWT</w:t>
      </w:r>
      <w:r w:rsidRPr="0050322E">
        <w:t xml:space="preserve"> Cơ bản– Kteam Education – năm </w:t>
      </w:r>
      <w:r>
        <w:t>2018</w:t>
      </w:r>
      <w:r w:rsidR="00926688" w:rsidRPr="0050322E">
        <w:t>.</w:t>
      </w:r>
    </w:p>
    <w:p w14:paraId="2FEBA697" w14:textId="6C764451" w:rsidR="00926688" w:rsidRPr="0050322E" w:rsidRDefault="00926688" w:rsidP="00926688">
      <w:pPr>
        <w:pStyle w:val="ListParagraph"/>
        <w:numPr>
          <w:ilvl w:val="0"/>
          <w:numId w:val="5"/>
        </w:numPr>
      </w:pPr>
      <w:r w:rsidRPr="0050322E">
        <w:t xml:space="preserve">Nguyễn Quang Trung – Phát triển trò chơi Tetris bằng </w:t>
      </w:r>
      <w:r w:rsidR="00A231DB">
        <w:t>Java Swing/AWT</w:t>
      </w:r>
      <w:r w:rsidRPr="0050322E">
        <w:t xml:space="preserve"> – Hướng dẫn kỹ thuật và tối ưu – Tạp chí Khoa học Máy tính, 2024.</w:t>
      </w:r>
    </w:p>
    <w:p w14:paraId="3E7D4469" w14:textId="439D5DAB" w:rsidR="00926688" w:rsidRPr="0050322E" w:rsidRDefault="00E30124" w:rsidP="00E30124">
      <w:pPr>
        <w:pStyle w:val="Heading20"/>
      </w:pPr>
      <w:bookmarkStart w:id="65" w:name="_Toc213910042"/>
      <w:r w:rsidRPr="0050322E">
        <w:t>Tiếng  Anh</w:t>
      </w:r>
      <w:bookmarkEnd w:id="65"/>
    </w:p>
    <w:p w14:paraId="7CED1C3A" w14:textId="5E6A34E1" w:rsidR="00E30124" w:rsidRPr="0050322E" w:rsidRDefault="00E30124" w:rsidP="00E30124">
      <w:pPr>
        <w:pStyle w:val="ListParagraph"/>
        <w:numPr>
          <w:ilvl w:val="0"/>
          <w:numId w:val="5"/>
        </w:numPr>
      </w:pPr>
      <w:r w:rsidRPr="0050322E">
        <w:t>ZetCode – Java Tetris – Java 2D Game Tutorial – Trang hướng dẫn lập trình Java Game – năm 2023.</w:t>
      </w:r>
    </w:p>
    <w:p w14:paraId="2F60D03D" w14:textId="7A42B1B7" w:rsidR="00E30124" w:rsidRPr="0050322E" w:rsidRDefault="00E30124" w:rsidP="00E30124">
      <w:pPr>
        <w:pStyle w:val="ListParagraph"/>
        <w:numPr>
          <w:ilvl w:val="0"/>
          <w:numId w:val="5"/>
        </w:numPr>
      </w:pPr>
      <w:r w:rsidRPr="0050322E">
        <w:t>RyiSnow – How to Code Tetris in Java – Video hướng dẫn trên YouTube – năm 2023.</w:t>
      </w:r>
    </w:p>
    <w:p w14:paraId="30216EAE" w14:textId="752D4032" w:rsidR="00E30124" w:rsidRPr="0050322E" w:rsidRDefault="00E30124" w:rsidP="00E30124">
      <w:pPr>
        <w:pStyle w:val="ListParagraph"/>
        <w:numPr>
          <w:ilvl w:val="0"/>
          <w:numId w:val="5"/>
        </w:numPr>
      </w:pPr>
      <w:r w:rsidRPr="0050322E">
        <w:t>EDUCBA – Tetris Game in Java – Step by Step Tutorial – Trang đào tạo trực tuyến EDUCBA – năm 2023.</w:t>
      </w:r>
    </w:p>
    <w:p w14:paraId="0D9FDDBC" w14:textId="73FA6E30" w:rsidR="00E30124" w:rsidRPr="0050322E" w:rsidRDefault="00E30124" w:rsidP="00E30124">
      <w:pPr>
        <w:pStyle w:val="ListParagraph"/>
        <w:numPr>
          <w:ilvl w:val="0"/>
          <w:numId w:val="5"/>
        </w:numPr>
      </w:pPr>
      <w:r w:rsidRPr="0050322E">
        <w:t>Oracle – The Java™ Tutorials – Trang tài liệu chính thức của Oracle – năm 2024.</w:t>
      </w:r>
    </w:p>
    <w:p w14:paraId="490A2494" w14:textId="7EB343B1" w:rsidR="00E30124" w:rsidRPr="0050322E" w:rsidRDefault="00E30124" w:rsidP="00E30124">
      <w:pPr>
        <w:pStyle w:val="ListParagraph"/>
        <w:numPr>
          <w:ilvl w:val="0"/>
          <w:numId w:val="5"/>
        </w:numPr>
      </w:pPr>
      <w:r w:rsidRPr="0050322E">
        <w:t>Liang, Y. Daniel – Introduction to Java Programming, Comprehensive Version (12th Edition) – Nhà xuất bản Pearson Education – năm 2022.</w:t>
      </w:r>
    </w:p>
    <w:p w14:paraId="252A0CD9" w14:textId="695145A9" w:rsidR="00E30124" w:rsidRPr="0050322E" w:rsidRDefault="00E30124" w:rsidP="00E30124">
      <w:pPr>
        <w:pStyle w:val="ListParagraph"/>
        <w:numPr>
          <w:ilvl w:val="0"/>
          <w:numId w:val="5"/>
        </w:numPr>
      </w:pPr>
      <w:r w:rsidRPr="0050322E">
        <w:t>Stack Overflow – Java KeyListener and Game Loop Discussions (Tetris Implementation) – Diễn đàn trao đổi lập trình – năm 2024.</w:t>
      </w:r>
    </w:p>
    <w:p w14:paraId="110EAB6C" w14:textId="77777777" w:rsidR="00E30124" w:rsidRPr="00E30124" w:rsidRDefault="00E30124" w:rsidP="00E30124"/>
    <w:sectPr w:rsidR="00E30124" w:rsidRPr="00E30124" w:rsidSect="00807B8B">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6818" w14:textId="77777777" w:rsidR="00656F1C" w:rsidRDefault="00656F1C" w:rsidP="00807B8B">
      <w:pPr>
        <w:spacing w:before="0" w:after="0" w:line="240" w:lineRule="auto"/>
      </w:pPr>
      <w:r>
        <w:separator/>
      </w:r>
    </w:p>
  </w:endnote>
  <w:endnote w:type="continuationSeparator" w:id="0">
    <w:p w14:paraId="3978FD98" w14:textId="77777777" w:rsidR="00656F1C" w:rsidRDefault="00656F1C" w:rsidP="00807B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507B" w14:textId="12D50FD7" w:rsidR="00807B8B" w:rsidRDefault="00807B8B">
    <w:pPr>
      <w:pStyle w:val="Footer"/>
      <w:jc w:val="center"/>
    </w:pPr>
  </w:p>
  <w:p w14:paraId="6EA95E34" w14:textId="77777777" w:rsidR="00807B8B" w:rsidRDefault="00807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325904"/>
      <w:docPartObj>
        <w:docPartGallery w:val="Page Numbers (Bottom of Page)"/>
        <w:docPartUnique/>
      </w:docPartObj>
    </w:sdtPr>
    <w:sdtEndPr>
      <w:rPr>
        <w:noProof/>
      </w:rPr>
    </w:sdtEndPr>
    <w:sdtContent>
      <w:p w14:paraId="1F89FD11" w14:textId="77777777" w:rsidR="00807B8B" w:rsidRDefault="00807B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BE4115" w14:textId="77777777" w:rsidR="00807B8B" w:rsidRDefault="0080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5040" w14:textId="77777777" w:rsidR="00656F1C" w:rsidRDefault="00656F1C" w:rsidP="00807B8B">
      <w:pPr>
        <w:spacing w:before="0" w:after="0" w:line="240" w:lineRule="auto"/>
      </w:pPr>
      <w:r>
        <w:separator/>
      </w:r>
    </w:p>
  </w:footnote>
  <w:footnote w:type="continuationSeparator" w:id="0">
    <w:p w14:paraId="506A0306" w14:textId="77777777" w:rsidR="00656F1C" w:rsidRDefault="00656F1C" w:rsidP="00807B8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388"/>
    <w:multiLevelType w:val="hybridMultilevel"/>
    <w:tmpl w:val="79727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965EDF"/>
    <w:multiLevelType w:val="hybridMultilevel"/>
    <w:tmpl w:val="A87AD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30FD2"/>
    <w:multiLevelType w:val="hybridMultilevel"/>
    <w:tmpl w:val="6DA6E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B70882"/>
    <w:multiLevelType w:val="hybridMultilevel"/>
    <w:tmpl w:val="391EA946"/>
    <w:lvl w:ilvl="0" w:tplc="0A4090F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46736"/>
    <w:multiLevelType w:val="multilevel"/>
    <w:tmpl w:val="A630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C2313"/>
    <w:multiLevelType w:val="hybridMultilevel"/>
    <w:tmpl w:val="1A5A76DC"/>
    <w:lvl w:ilvl="0" w:tplc="D9A8AA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25965">
    <w:abstractNumId w:val="0"/>
  </w:num>
  <w:num w:numId="2" w16cid:durableId="14885508">
    <w:abstractNumId w:val="1"/>
  </w:num>
  <w:num w:numId="3" w16cid:durableId="570432790">
    <w:abstractNumId w:val="3"/>
  </w:num>
  <w:num w:numId="4" w16cid:durableId="823010999">
    <w:abstractNumId w:val="5"/>
  </w:num>
  <w:num w:numId="5" w16cid:durableId="1617639829">
    <w:abstractNumId w:val="2"/>
  </w:num>
  <w:num w:numId="6" w16cid:durableId="71775040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 Ngoc">
    <w15:presenceInfo w15:providerId="Windows Live" w15:userId="6b33e91010ebbb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61"/>
    <w:rsid w:val="000038EF"/>
    <w:rsid w:val="000315E9"/>
    <w:rsid w:val="000650F5"/>
    <w:rsid w:val="00080C47"/>
    <w:rsid w:val="00096E4E"/>
    <w:rsid w:val="00170E61"/>
    <w:rsid w:val="00184C2D"/>
    <w:rsid w:val="001A009D"/>
    <w:rsid w:val="001A426E"/>
    <w:rsid w:val="001A6BD8"/>
    <w:rsid w:val="001C0B43"/>
    <w:rsid w:val="001D72D0"/>
    <w:rsid w:val="00207151"/>
    <w:rsid w:val="00271338"/>
    <w:rsid w:val="002837B5"/>
    <w:rsid w:val="00294056"/>
    <w:rsid w:val="002B45B8"/>
    <w:rsid w:val="003130C2"/>
    <w:rsid w:val="00316DA5"/>
    <w:rsid w:val="0036548D"/>
    <w:rsid w:val="003D227C"/>
    <w:rsid w:val="003F2904"/>
    <w:rsid w:val="00421AA9"/>
    <w:rsid w:val="004A641F"/>
    <w:rsid w:val="004C4510"/>
    <w:rsid w:val="004C585D"/>
    <w:rsid w:val="004D44C8"/>
    <w:rsid w:val="0050322E"/>
    <w:rsid w:val="005748BD"/>
    <w:rsid w:val="005A02D4"/>
    <w:rsid w:val="005C383A"/>
    <w:rsid w:val="00607938"/>
    <w:rsid w:val="00656F1C"/>
    <w:rsid w:val="006B0CBF"/>
    <w:rsid w:val="006C08A5"/>
    <w:rsid w:val="006D2EF3"/>
    <w:rsid w:val="006D5F3A"/>
    <w:rsid w:val="006F383B"/>
    <w:rsid w:val="00744730"/>
    <w:rsid w:val="00776FAC"/>
    <w:rsid w:val="007973EE"/>
    <w:rsid w:val="007D2B38"/>
    <w:rsid w:val="00807B8B"/>
    <w:rsid w:val="00812AAF"/>
    <w:rsid w:val="00866643"/>
    <w:rsid w:val="008930E6"/>
    <w:rsid w:val="008E0389"/>
    <w:rsid w:val="008F7D07"/>
    <w:rsid w:val="00917140"/>
    <w:rsid w:val="00923F74"/>
    <w:rsid w:val="00926688"/>
    <w:rsid w:val="0097279C"/>
    <w:rsid w:val="009A7E4B"/>
    <w:rsid w:val="009F353F"/>
    <w:rsid w:val="00A0559F"/>
    <w:rsid w:val="00A13F34"/>
    <w:rsid w:val="00A231DB"/>
    <w:rsid w:val="00A43E61"/>
    <w:rsid w:val="00A56C1A"/>
    <w:rsid w:val="00AA7826"/>
    <w:rsid w:val="00AB449A"/>
    <w:rsid w:val="00AB6C33"/>
    <w:rsid w:val="00AF1BCB"/>
    <w:rsid w:val="00B33079"/>
    <w:rsid w:val="00C57C64"/>
    <w:rsid w:val="00C667A6"/>
    <w:rsid w:val="00C71234"/>
    <w:rsid w:val="00CA7438"/>
    <w:rsid w:val="00CC0497"/>
    <w:rsid w:val="00CC660E"/>
    <w:rsid w:val="00CD60C1"/>
    <w:rsid w:val="00CF63FB"/>
    <w:rsid w:val="00CF7E7F"/>
    <w:rsid w:val="00D10806"/>
    <w:rsid w:val="00D421FE"/>
    <w:rsid w:val="00D457D8"/>
    <w:rsid w:val="00DD6107"/>
    <w:rsid w:val="00E06957"/>
    <w:rsid w:val="00E111AB"/>
    <w:rsid w:val="00E275BC"/>
    <w:rsid w:val="00E30124"/>
    <w:rsid w:val="00E707F0"/>
    <w:rsid w:val="00E74BC4"/>
    <w:rsid w:val="00EB2F84"/>
    <w:rsid w:val="00EC1572"/>
    <w:rsid w:val="00EC1FB1"/>
    <w:rsid w:val="00EE7695"/>
    <w:rsid w:val="00F170D4"/>
    <w:rsid w:val="00F34EBC"/>
    <w:rsid w:val="00F46F2A"/>
    <w:rsid w:val="00F71FC0"/>
    <w:rsid w:val="00F84913"/>
    <w:rsid w:val="00F854C0"/>
    <w:rsid w:val="00FD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AAA8C"/>
  <w15:chartTrackingRefBased/>
  <w15:docId w15:val="{0BEC526B-DCCB-4F15-8E46-DE28F16D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DA5"/>
    <w:pPr>
      <w:spacing w:before="120" w:after="120" w:line="360" w:lineRule="auto"/>
      <w:jc w:val="both"/>
    </w:pPr>
    <w:rPr>
      <w:rFonts w:ascii="Times New Roman" w:hAnsi="Times New Roman"/>
      <w:sz w:val="26"/>
      <w:szCs w:val="22"/>
    </w:rPr>
  </w:style>
  <w:style w:type="paragraph" w:styleId="Heading1">
    <w:name w:val="heading 1"/>
    <w:basedOn w:val="Normal"/>
    <w:next w:val="Normal"/>
    <w:link w:val="Heading1Char"/>
    <w:uiPriority w:val="9"/>
    <w:qFormat/>
    <w:rsid w:val="00A43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E61"/>
    <w:rPr>
      <w:rFonts w:eastAsiaTheme="majorEastAsia" w:cstheme="majorBidi"/>
      <w:color w:val="272727" w:themeColor="text1" w:themeTint="D8"/>
    </w:rPr>
  </w:style>
  <w:style w:type="paragraph" w:styleId="Title">
    <w:name w:val="Title"/>
    <w:basedOn w:val="Normal"/>
    <w:next w:val="Normal"/>
    <w:link w:val="TitleChar"/>
    <w:uiPriority w:val="10"/>
    <w:qFormat/>
    <w:rsid w:val="00A4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E61"/>
    <w:pPr>
      <w:spacing w:before="160"/>
      <w:jc w:val="center"/>
    </w:pPr>
    <w:rPr>
      <w:i/>
      <w:iCs/>
      <w:color w:val="404040" w:themeColor="text1" w:themeTint="BF"/>
    </w:rPr>
  </w:style>
  <w:style w:type="character" w:customStyle="1" w:styleId="QuoteChar">
    <w:name w:val="Quote Char"/>
    <w:basedOn w:val="DefaultParagraphFont"/>
    <w:link w:val="Quote"/>
    <w:uiPriority w:val="29"/>
    <w:rsid w:val="00A43E61"/>
    <w:rPr>
      <w:i/>
      <w:iCs/>
      <w:color w:val="404040" w:themeColor="text1" w:themeTint="BF"/>
    </w:rPr>
  </w:style>
  <w:style w:type="paragraph" w:styleId="ListParagraph">
    <w:name w:val="List Paragraph"/>
    <w:basedOn w:val="Normal"/>
    <w:uiPriority w:val="34"/>
    <w:qFormat/>
    <w:rsid w:val="00A43E61"/>
    <w:pPr>
      <w:ind w:left="720"/>
      <w:contextualSpacing/>
    </w:pPr>
  </w:style>
  <w:style w:type="character" w:styleId="IntenseEmphasis">
    <w:name w:val="Intense Emphasis"/>
    <w:basedOn w:val="DefaultParagraphFont"/>
    <w:uiPriority w:val="21"/>
    <w:qFormat/>
    <w:rsid w:val="00A43E61"/>
    <w:rPr>
      <w:i/>
      <w:iCs/>
      <w:color w:val="0F4761" w:themeColor="accent1" w:themeShade="BF"/>
    </w:rPr>
  </w:style>
  <w:style w:type="paragraph" w:styleId="IntenseQuote">
    <w:name w:val="Intense Quote"/>
    <w:basedOn w:val="Normal"/>
    <w:next w:val="Normal"/>
    <w:link w:val="IntenseQuoteChar"/>
    <w:uiPriority w:val="30"/>
    <w:qFormat/>
    <w:rsid w:val="00A4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E61"/>
    <w:rPr>
      <w:i/>
      <w:iCs/>
      <w:color w:val="0F4761" w:themeColor="accent1" w:themeShade="BF"/>
    </w:rPr>
  </w:style>
  <w:style w:type="character" w:styleId="IntenseReference">
    <w:name w:val="Intense Reference"/>
    <w:basedOn w:val="DefaultParagraphFont"/>
    <w:uiPriority w:val="32"/>
    <w:qFormat/>
    <w:rsid w:val="00A43E61"/>
    <w:rPr>
      <w:b/>
      <w:bCs/>
      <w:smallCaps/>
      <w:color w:val="0F4761" w:themeColor="accent1" w:themeShade="BF"/>
      <w:spacing w:val="5"/>
    </w:rPr>
  </w:style>
  <w:style w:type="paragraph" w:customStyle="1" w:styleId="Heading10">
    <w:name w:val="Heading1"/>
    <w:basedOn w:val="Normal"/>
    <w:link w:val="Heading1Char0"/>
    <w:qFormat/>
    <w:rsid w:val="005A02D4"/>
    <w:pPr>
      <w:jc w:val="center"/>
      <w:outlineLvl w:val="0"/>
    </w:pPr>
    <w:rPr>
      <w:b/>
      <w:bCs/>
      <w:sz w:val="56"/>
      <w:szCs w:val="64"/>
    </w:rPr>
  </w:style>
  <w:style w:type="character" w:customStyle="1" w:styleId="Heading1Char0">
    <w:name w:val="Heading1 Char"/>
    <w:basedOn w:val="DefaultParagraphFont"/>
    <w:link w:val="Heading10"/>
    <w:rsid w:val="005A02D4"/>
    <w:rPr>
      <w:rFonts w:ascii="Times New Roman" w:hAnsi="Times New Roman"/>
      <w:b/>
      <w:bCs/>
      <w:sz w:val="56"/>
      <w:szCs w:val="64"/>
    </w:rPr>
  </w:style>
  <w:style w:type="paragraph" w:customStyle="1" w:styleId="Heading20">
    <w:name w:val="Heading2"/>
    <w:basedOn w:val="Normal"/>
    <w:link w:val="Heading2Char0"/>
    <w:qFormat/>
    <w:rsid w:val="005A02D4"/>
    <w:pPr>
      <w:outlineLvl w:val="1"/>
    </w:pPr>
    <w:rPr>
      <w:b/>
      <w:bCs/>
      <w:sz w:val="40"/>
      <w:szCs w:val="40"/>
      <w:lang w:val="vi-VN"/>
    </w:rPr>
  </w:style>
  <w:style w:type="character" w:customStyle="1" w:styleId="Heading2Char0">
    <w:name w:val="Heading2 Char"/>
    <w:basedOn w:val="DefaultParagraphFont"/>
    <w:link w:val="Heading20"/>
    <w:rsid w:val="005A02D4"/>
    <w:rPr>
      <w:rFonts w:ascii="Times New Roman" w:hAnsi="Times New Roman"/>
      <w:b/>
      <w:bCs/>
      <w:sz w:val="40"/>
      <w:szCs w:val="40"/>
      <w:lang w:val="vi-VN"/>
    </w:rPr>
  </w:style>
  <w:style w:type="table" w:styleId="TableGrid">
    <w:name w:val="Table Grid"/>
    <w:basedOn w:val="TableNormal"/>
    <w:uiPriority w:val="39"/>
    <w:rsid w:val="005A0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3"/>
    <w:basedOn w:val="Heading20"/>
    <w:link w:val="Heading3Char0"/>
    <w:qFormat/>
    <w:rsid w:val="004C4510"/>
    <w:pPr>
      <w:outlineLvl w:val="2"/>
    </w:pPr>
    <w:rPr>
      <w:sz w:val="36"/>
      <w:szCs w:val="36"/>
    </w:rPr>
  </w:style>
  <w:style w:type="character" w:customStyle="1" w:styleId="Heading3Char0">
    <w:name w:val="Heading3 Char"/>
    <w:basedOn w:val="Heading2Char0"/>
    <w:link w:val="Heading30"/>
    <w:rsid w:val="004C4510"/>
    <w:rPr>
      <w:rFonts w:ascii="Times New Roman" w:hAnsi="Times New Roman"/>
      <w:b/>
      <w:bCs/>
      <w:sz w:val="36"/>
      <w:szCs w:val="36"/>
      <w:lang w:val="vi-VN"/>
    </w:rPr>
  </w:style>
  <w:style w:type="paragraph" w:styleId="TOC1">
    <w:name w:val="toc 1"/>
    <w:basedOn w:val="Normal"/>
    <w:next w:val="Normal"/>
    <w:autoRedefine/>
    <w:uiPriority w:val="39"/>
    <w:unhideWhenUsed/>
    <w:rsid w:val="004C585D"/>
    <w:pPr>
      <w:spacing w:after="100"/>
    </w:pPr>
  </w:style>
  <w:style w:type="paragraph" w:styleId="TOC2">
    <w:name w:val="toc 2"/>
    <w:basedOn w:val="Normal"/>
    <w:next w:val="Normal"/>
    <w:autoRedefine/>
    <w:uiPriority w:val="39"/>
    <w:unhideWhenUsed/>
    <w:rsid w:val="004C585D"/>
    <w:pPr>
      <w:spacing w:after="100"/>
      <w:ind w:left="260"/>
    </w:pPr>
  </w:style>
  <w:style w:type="paragraph" w:styleId="TOC3">
    <w:name w:val="toc 3"/>
    <w:basedOn w:val="Normal"/>
    <w:next w:val="Normal"/>
    <w:autoRedefine/>
    <w:uiPriority w:val="39"/>
    <w:unhideWhenUsed/>
    <w:rsid w:val="004C585D"/>
    <w:pPr>
      <w:spacing w:after="100"/>
      <w:ind w:left="520"/>
    </w:pPr>
  </w:style>
  <w:style w:type="character" w:styleId="Hyperlink">
    <w:name w:val="Hyperlink"/>
    <w:basedOn w:val="DefaultParagraphFont"/>
    <w:uiPriority w:val="99"/>
    <w:unhideWhenUsed/>
    <w:rsid w:val="004C585D"/>
    <w:rPr>
      <w:color w:val="467886" w:themeColor="hyperlink"/>
      <w:u w:val="single"/>
    </w:rPr>
  </w:style>
  <w:style w:type="paragraph" w:styleId="Header">
    <w:name w:val="header"/>
    <w:basedOn w:val="Normal"/>
    <w:link w:val="HeaderChar"/>
    <w:uiPriority w:val="99"/>
    <w:unhideWhenUsed/>
    <w:rsid w:val="00807B8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07B8B"/>
    <w:rPr>
      <w:rFonts w:ascii="Times New Roman" w:hAnsi="Times New Roman"/>
      <w:sz w:val="26"/>
      <w:szCs w:val="22"/>
    </w:rPr>
  </w:style>
  <w:style w:type="paragraph" w:styleId="Footer">
    <w:name w:val="footer"/>
    <w:basedOn w:val="Normal"/>
    <w:link w:val="FooterChar"/>
    <w:uiPriority w:val="99"/>
    <w:unhideWhenUsed/>
    <w:rsid w:val="00807B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07B8B"/>
    <w:rPr>
      <w:rFonts w:ascii="Times New Roman" w:hAnsi="Times New Roman"/>
      <w:sz w:val="26"/>
      <w:szCs w:val="22"/>
    </w:rPr>
  </w:style>
  <w:style w:type="paragraph" w:customStyle="1" w:styleId="Heading40">
    <w:name w:val="Heading4"/>
    <w:basedOn w:val="Normal"/>
    <w:link w:val="Heading4Char0"/>
    <w:qFormat/>
    <w:rsid w:val="00CC660E"/>
    <w:pPr>
      <w:outlineLvl w:val="3"/>
    </w:pPr>
    <w:rPr>
      <w:b/>
      <w:bCs/>
      <w:sz w:val="32"/>
      <w:szCs w:val="32"/>
    </w:rPr>
  </w:style>
  <w:style w:type="character" w:customStyle="1" w:styleId="Heading4Char0">
    <w:name w:val="Heading4 Char"/>
    <w:basedOn w:val="DefaultParagraphFont"/>
    <w:link w:val="Heading40"/>
    <w:rsid w:val="00CC660E"/>
    <w:rPr>
      <w:rFonts w:ascii="Times New Roman" w:hAnsi="Times New Roman"/>
      <w:b/>
      <w:bCs/>
      <w:sz w:val="32"/>
      <w:szCs w:val="32"/>
    </w:rPr>
  </w:style>
  <w:style w:type="paragraph" w:styleId="TOC4">
    <w:name w:val="toc 4"/>
    <w:basedOn w:val="Normal"/>
    <w:next w:val="Normal"/>
    <w:autoRedefine/>
    <w:uiPriority w:val="39"/>
    <w:unhideWhenUsed/>
    <w:rsid w:val="00CC660E"/>
    <w:pPr>
      <w:spacing w:after="100"/>
      <w:ind w:left="780"/>
    </w:pPr>
  </w:style>
  <w:style w:type="paragraph" w:customStyle="1" w:styleId="Table">
    <w:name w:val="Table"/>
    <w:basedOn w:val="Heading20"/>
    <w:link w:val="TableChar"/>
    <w:qFormat/>
    <w:rsid w:val="00E74BC4"/>
    <w:pPr>
      <w:spacing w:before="240" w:after="0" w:line="240" w:lineRule="auto"/>
      <w:jc w:val="center"/>
      <w:outlineLvl w:val="9"/>
    </w:pPr>
    <w:rPr>
      <w:sz w:val="24"/>
    </w:rPr>
  </w:style>
  <w:style w:type="character" w:customStyle="1" w:styleId="TableChar">
    <w:name w:val="Table Char"/>
    <w:basedOn w:val="Heading2Char0"/>
    <w:link w:val="Table"/>
    <w:rsid w:val="00E74BC4"/>
    <w:rPr>
      <w:rFonts w:ascii="Times New Roman" w:hAnsi="Times New Roman"/>
      <w:b/>
      <w:bCs/>
      <w:sz w:val="40"/>
      <w:szCs w:val="40"/>
      <w:lang w:val="vi-VN"/>
    </w:rPr>
  </w:style>
  <w:style w:type="character" w:styleId="FollowedHyperlink">
    <w:name w:val="FollowedHyperlink"/>
    <w:basedOn w:val="DefaultParagraphFont"/>
    <w:uiPriority w:val="99"/>
    <w:semiHidden/>
    <w:unhideWhenUsed/>
    <w:rsid w:val="00CA7438"/>
    <w:rPr>
      <w:color w:val="96607D" w:themeColor="followedHyperlink"/>
      <w:u w:val="single"/>
    </w:rPr>
  </w:style>
  <w:style w:type="paragraph" w:customStyle="1" w:styleId="Picture">
    <w:name w:val="Picture"/>
    <w:basedOn w:val="Normal"/>
    <w:link w:val="PictureChar"/>
    <w:qFormat/>
    <w:rsid w:val="00EC1FB1"/>
    <w:pPr>
      <w:spacing w:before="0" w:after="360"/>
      <w:jc w:val="center"/>
    </w:pPr>
    <w:rPr>
      <w:b/>
      <w:bCs/>
      <w:sz w:val="24"/>
      <w:szCs w:val="24"/>
    </w:rPr>
  </w:style>
  <w:style w:type="character" w:customStyle="1" w:styleId="PictureChar">
    <w:name w:val="Picture Char"/>
    <w:basedOn w:val="DefaultParagraphFont"/>
    <w:link w:val="Picture"/>
    <w:rsid w:val="00EC1FB1"/>
    <w:rPr>
      <w:rFonts w:ascii="Times New Roman" w:hAnsi="Times New Roman"/>
      <w:b/>
      <w:bCs/>
    </w:rPr>
  </w:style>
  <w:style w:type="paragraph" w:styleId="Revision">
    <w:name w:val="Revision"/>
    <w:hidden/>
    <w:uiPriority w:val="99"/>
    <w:semiHidden/>
    <w:rsid w:val="001A6BD8"/>
    <w:pPr>
      <w:spacing w:after="0" w:line="240" w:lineRule="auto"/>
    </w:pPr>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48CB4-F4D1-4187-ACCA-437B8F3F9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49</Pages>
  <Words>7347</Words>
  <Characters>41882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Ngoc</dc:creator>
  <cp:keywords/>
  <dc:description/>
  <cp:lastModifiedBy>Tu Ngoc</cp:lastModifiedBy>
  <cp:revision>75</cp:revision>
  <dcterms:created xsi:type="dcterms:W3CDTF">2025-10-31T00:30:00Z</dcterms:created>
  <dcterms:modified xsi:type="dcterms:W3CDTF">2025-11-13T00:32:00Z</dcterms:modified>
</cp:coreProperties>
</file>